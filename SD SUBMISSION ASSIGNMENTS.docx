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91160" w14:textId="77777777" w:rsidR="00D7431D" w:rsidRDefault="00D7431D" w:rsidP="00D7431D">
      <w:pPr>
        <w:jc w:val="center"/>
        <w:rPr>
          <w:b/>
          <w:bCs/>
          <w:color w:val="000000" w:themeColor="text1"/>
          <w:sz w:val="40"/>
          <w:szCs w:val="40"/>
          <w:u w:val="single"/>
        </w:rPr>
      </w:pPr>
      <w:r>
        <w:rPr>
          <w:b/>
          <w:bCs/>
          <w:color w:val="000000" w:themeColor="text1"/>
          <w:sz w:val="40"/>
          <w:szCs w:val="40"/>
          <w:u w:val="single"/>
        </w:rPr>
        <w:t>ASSIGNMENT NO.1.</w:t>
      </w:r>
    </w:p>
    <w:p w14:paraId="773C71F4" w14:textId="77777777" w:rsidR="00D7431D" w:rsidRDefault="00D7431D" w:rsidP="00D7431D">
      <w:pPr>
        <w:pStyle w:val="Default"/>
        <w:rPr>
          <w:rFonts w:asciiTheme="minorHAnsi" w:hAnsiTheme="minorHAnsi"/>
          <w:color w:val="000000" w:themeColor="text1"/>
        </w:rPr>
      </w:pPr>
      <w:proofErr w:type="gramStart"/>
      <w:r>
        <w:rPr>
          <w:rFonts w:asciiTheme="minorHAnsi" w:hAnsiTheme="minorHAnsi"/>
          <w:b/>
          <w:bCs/>
          <w:color w:val="000000" w:themeColor="text1"/>
          <w:sz w:val="32"/>
          <w:szCs w:val="32"/>
          <w:u w:val="single"/>
        </w:rPr>
        <w:t>Aim :</w:t>
      </w:r>
      <w:proofErr w:type="gramEnd"/>
      <w:r>
        <w:rPr>
          <w:rFonts w:asciiTheme="minorHAnsi" w:hAnsiTheme="minorHAnsi"/>
          <w:b/>
          <w:bCs/>
          <w:color w:val="000000" w:themeColor="text1"/>
          <w:sz w:val="32"/>
          <w:szCs w:val="32"/>
          <w:u w:val="single"/>
        </w:rPr>
        <w:t>-</w:t>
      </w:r>
      <w:r>
        <w:rPr>
          <w:rFonts w:asciiTheme="minorHAnsi" w:hAnsiTheme="minorHAnsi"/>
          <w:color w:val="000000" w:themeColor="text1"/>
        </w:rPr>
        <w:t>To create ADT that implement the "set" concept.</w:t>
      </w:r>
    </w:p>
    <w:p w14:paraId="64EC94ED" w14:textId="77777777" w:rsidR="00D7431D" w:rsidRDefault="00D7431D" w:rsidP="00D7431D">
      <w:pPr>
        <w:pStyle w:val="Default"/>
        <w:ind w:firstLine="720"/>
        <w:rPr>
          <w:rFonts w:asciiTheme="minorHAnsi" w:hAnsiTheme="minorHAnsi"/>
          <w:color w:val="000000" w:themeColor="text1"/>
        </w:rPr>
      </w:pPr>
      <w:r>
        <w:rPr>
          <w:rFonts w:asciiTheme="minorHAnsi" w:hAnsiTheme="minorHAnsi"/>
          <w:color w:val="000000" w:themeColor="text1"/>
        </w:rPr>
        <w:t xml:space="preserve"> a. Add (</w:t>
      </w:r>
      <w:proofErr w:type="spellStart"/>
      <w:r>
        <w:rPr>
          <w:rFonts w:asciiTheme="minorHAnsi" w:hAnsiTheme="minorHAnsi"/>
          <w:color w:val="000000" w:themeColor="text1"/>
        </w:rPr>
        <w:t>newElement</w:t>
      </w:r>
      <w:proofErr w:type="spellEnd"/>
      <w:r>
        <w:rPr>
          <w:rFonts w:asciiTheme="minorHAnsi" w:hAnsiTheme="minorHAnsi"/>
          <w:color w:val="000000" w:themeColor="text1"/>
        </w:rPr>
        <w:t>) -Place a value into the set</w:t>
      </w:r>
    </w:p>
    <w:p w14:paraId="631A2887" w14:textId="77777777" w:rsidR="00D7431D" w:rsidRDefault="00D7431D" w:rsidP="00D7431D">
      <w:pPr>
        <w:pStyle w:val="Default"/>
        <w:ind w:firstLine="720"/>
        <w:rPr>
          <w:rFonts w:asciiTheme="minorHAnsi" w:hAnsiTheme="minorHAnsi"/>
          <w:color w:val="000000" w:themeColor="text1"/>
        </w:rPr>
      </w:pPr>
      <w:r>
        <w:rPr>
          <w:rFonts w:asciiTheme="minorHAnsi" w:hAnsiTheme="minorHAnsi"/>
          <w:color w:val="000000" w:themeColor="text1"/>
        </w:rPr>
        <w:t xml:space="preserve"> b. Remove (element)</w:t>
      </w:r>
    </w:p>
    <w:p w14:paraId="7D91BA7A" w14:textId="77777777" w:rsidR="00D7431D" w:rsidRDefault="00D7431D" w:rsidP="00D7431D">
      <w:pPr>
        <w:pStyle w:val="Default"/>
        <w:rPr>
          <w:rFonts w:asciiTheme="minorHAnsi" w:hAnsiTheme="minorHAnsi"/>
          <w:color w:val="000000" w:themeColor="text1"/>
        </w:rPr>
      </w:pPr>
      <w:r>
        <w:rPr>
          <w:rFonts w:asciiTheme="minorHAnsi" w:hAnsiTheme="minorHAnsi"/>
          <w:color w:val="000000" w:themeColor="text1"/>
        </w:rPr>
        <w:tab/>
        <w:t>c. Contains (element) Return true if element is in collection</w:t>
      </w:r>
    </w:p>
    <w:p w14:paraId="5AABC8B0" w14:textId="77777777" w:rsidR="00D7431D" w:rsidRDefault="00D7431D" w:rsidP="00D7431D">
      <w:pPr>
        <w:pStyle w:val="Default"/>
        <w:ind w:firstLine="720"/>
        <w:rPr>
          <w:rFonts w:asciiTheme="minorHAnsi" w:hAnsiTheme="minorHAnsi"/>
          <w:color w:val="000000" w:themeColor="text1"/>
        </w:rPr>
      </w:pPr>
      <w:r>
        <w:rPr>
          <w:rFonts w:asciiTheme="minorHAnsi" w:hAnsiTheme="minorHAnsi"/>
          <w:color w:val="000000" w:themeColor="text1"/>
        </w:rPr>
        <w:t xml:space="preserve"> d. Size () Return number of values in collection</w:t>
      </w:r>
    </w:p>
    <w:p w14:paraId="0B3EF736" w14:textId="77777777" w:rsidR="00D7431D" w:rsidRDefault="00D7431D" w:rsidP="00D7431D">
      <w:pPr>
        <w:pStyle w:val="Default"/>
        <w:ind w:firstLine="720"/>
        <w:rPr>
          <w:rFonts w:asciiTheme="minorHAnsi" w:hAnsiTheme="minorHAnsi"/>
          <w:color w:val="000000" w:themeColor="text1"/>
        </w:rPr>
      </w:pPr>
      <w:r>
        <w:rPr>
          <w:rFonts w:asciiTheme="minorHAnsi" w:hAnsiTheme="minorHAnsi"/>
          <w:color w:val="000000" w:themeColor="text1"/>
        </w:rPr>
        <w:t xml:space="preserve"> e. Intersection of two sets</w:t>
      </w:r>
    </w:p>
    <w:p w14:paraId="099E7BFB" w14:textId="77777777" w:rsidR="00D7431D" w:rsidRDefault="00D7431D" w:rsidP="00D7431D">
      <w:pPr>
        <w:pStyle w:val="Default"/>
        <w:ind w:firstLine="720"/>
        <w:rPr>
          <w:rFonts w:asciiTheme="minorHAnsi" w:hAnsiTheme="minorHAnsi"/>
          <w:color w:val="000000" w:themeColor="text1"/>
        </w:rPr>
      </w:pPr>
      <w:r>
        <w:rPr>
          <w:rFonts w:asciiTheme="minorHAnsi" w:hAnsiTheme="minorHAnsi"/>
          <w:color w:val="000000" w:themeColor="text1"/>
        </w:rPr>
        <w:t xml:space="preserve"> f. Union of two sets </w:t>
      </w:r>
    </w:p>
    <w:p w14:paraId="200709DA" w14:textId="77777777" w:rsidR="00D7431D" w:rsidRDefault="00D7431D" w:rsidP="00D7431D">
      <w:pPr>
        <w:pStyle w:val="Default"/>
        <w:rPr>
          <w:rFonts w:asciiTheme="minorHAnsi" w:hAnsiTheme="minorHAnsi"/>
          <w:color w:val="000000" w:themeColor="text1"/>
        </w:rPr>
      </w:pPr>
      <w:r>
        <w:rPr>
          <w:rFonts w:asciiTheme="minorHAnsi" w:hAnsiTheme="minorHAnsi"/>
          <w:color w:val="000000" w:themeColor="text1"/>
        </w:rPr>
        <w:tab/>
        <w:t xml:space="preserve">g. Difference between two sets </w:t>
      </w:r>
      <w:proofErr w:type="spellStart"/>
      <w:proofErr w:type="gramStart"/>
      <w:r>
        <w:rPr>
          <w:rFonts w:asciiTheme="minorHAnsi" w:hAnsiTheme="minorHAnsi"/>
          <w:color w:val="000000" w:themeColor="text1"/>
        </w:rPr>
        <w:t>h.Subset</w:t>
      </w:r>
      <w:proofErr w:type="spellEnd"/>
      <w:r>
        <w:rPr>
          <w:rFonts w:asciiTheme="minorHAnsi" w:hAnsiTheme="minorHAnsi"/>
          <w:color w:val="000000" w:themeColor="text1"/>
        </w:rPr>
        <w:t xml:space="preserve"> .</w:t>
      </w:r>
      <w:proofErr w:type="gramEnd"/>
    </w:p>
    <w:p w14:paraId="4911B67A" w14:textId="77777777" w:rsidR="00D7431D" w:rsidRDefault="00D7431D" w:rsidP="00D7431D">
      <w:pPr>
        <w:rPr>
          <w:b/>
          <w:bCs/>
          <w:color w:val="000000" w:themeColor="text1"/>
          <w:sz w:val="32"/>
          <w:szCs w:val="32"/>
          <w:u w:val="single"/>
        </w:rPr>
      </w:pPr>
    </w:p>
    <w:p w14:paraId="47924EB2" w14:textId="77777777" w:rsidR="00D7431D" w:rsidRDefault="00D7431D" w:rsidP="00D7431D">
      <w:r>
        <w:rPr>
          <w:b/>
          <w:bCs/>
          <w:color w:val="000000" w:themeColor="text1"/>
          <w:sz w:val="32"/>
          <w:szCs w:val="32"/>
          <w:u w:val="single"/>
        </w:rPr>
        <w:t>Objective</w:t>
      </w:r>
      <w:proofErr w:type="gramStart"/>
      <w:r>
        <w:rPr>
          <w:b/>
          <w:bCs/>
          <w:color w:val="000000" w:themeColor="text1"/>
          <w:sz w:val="32"/>
          <w:szCs w:val="32"/>
          <w:u w:val="single"/>
        </w:rPr>
        <w:t>:-</w:t>
      </w:r>
      <w:proofErr w:type="gramEnd"/>
      <w:r>
        <w:rPr>
          <w:color w:val="000000" w:themeColor="text1"/>
          <w:sz w:val="24"/>
          <w:szCs w:val="24"/>
        </w:rPr>
        <w:t xml:space="preserve"> to study the different set operations. </w:t>
      </w:r>
      <w:r>
        <w:t>To get the thorough understanding of the                         concepts of sets and the various operations performed on it.</w:t>
      </w:r>
    </w:p>
    <w:p w14:paraId="52E1DD7A" w14:textId="77777777" w:rsidR="00D7431D" w:rsidRDefault="00D7431D" w:rsidP="00D7431D">
      <w:pPr>
        <w:rPr>
          <w:color w:val="000000" w:themeColor="text1"/>
          <w:sz w:val="24"/>
          <w:szCs w:val="24"/>
        </w:rPr>
      </w:pPr>
    </w:p>
    <w:p w14:paraId="3DFA70DB" w14:textId="77777777" w:rsidR="00D7431D" w:rsidRDefault="00D7431D" w:rsidP="00D7431D">
      <w:pPr>
        <w:rPr>
          <w:b/>
          <w:bCs/>
          <w:color w:val="000000" w:themeColor="text1"/>
          <w:sz w:val="32"/>
          <w:szCs w:val="32"/>
          <w:u w:val="single"/>
        </w:rPr>
      </w:pPr>
      <w:r>
        <w:rPr>
          <w:b/>
          <w:bCs/>
          <w:color w:val="000000" w:themeColor="text1"/>
          <w:sz w:val="32"/>
          <w:szCs w:val="32"/>
          <w:u w:val="single"/>
        </w:rPr>
        <w:t>Theory:-</w:t>
      </w:r>
    </w:p>
    <w:p w14:paraId="4BC84BBD" w14:textId="77777777" w:rsidR="00D7431D" w:rsidRDefault="00D7431D" w:rsidP="00D7431D">
      <w:pPr>
        <w:rPr>
          <w:b/>
          <w:bCs/>
          <w:color w:val="000000" w:themeColor="text1"/>
          <w:sz w:val="32"/>
          <w:szCs w:val="32"/>
          <w:u w:val="single"/>
        </w:rPr>
      </w:pPr>
      <w:r>
        <w:rPr>
          <w:b/>
          <w:bCs/>
          <w:color w:val="000000" w:themeColor="text1"/>
          <w:sz w:val="32"/>
          <w:szCs w:val="32"/>
          <w:u w:val="single"/>
        </w:rPr>
        <w:t>Set</w:t>
      </w:r>
      <w:r>
        <w:rPr>
          <w:rFonts w:cstheme="minorHAnsi"/>
          <w:shd w:val="clear" w:color="auto" w:fill="FFFFFF"/>
        </w:rPr>
        <w:t> is a container implemented in C++ language in STL and has a concept similar to how set is defined in mathematics. The facts that separates set from the other containers is that is it contains only the </w:t>
      </w:r>
      <w:r>
        <w:rPr>
          <w:rStyle w:val="Strong"/>
          <w:rFonts w:cstheme="minorHAnsi"/>
          <w:bdr w:val="none" w:sz="0" w:space="0" w:color="auto" w:frame="1"/>
          <w:shd w:val="clear" w:color="auto" w:fill="FFFFFF"/>
        </w:rPr>
        <w:t xml:space="preserve">distinct </w:t>
      </w:r>
      <w:proofErr w:type="spellStart"/>
      <w:r>
        <w:rPr>
          <w:rStyle w:val="Strong"/>
          <w:rFonts w:cstheme="minorHAnsi"/>
          <w:bdr w:val="none" w:sz="0" w:space="0" w:color="auto" w:frame="1"/>
          <w:shd w:val="clear" w:color="auto" w:fill="FFFFFF"/>
        </w:rPr>
        <w:t>elements</w:t>
      </w:r>
      <w:r>
        <w:rPr>
          <w:rFonts w:cstheme="minorHAnsi"/>
          <w:shd w:val="clear" w:color="auto" w:fill="FFFFFF"/>
        </w:rPr>
        <w:t>and</w:t>
      </w:r>
      <w:proofErr w:type="spellEnd"/>
      <w:r>
        <w:rPr>
          <w:rFonts w:cstheme="minorHAnsi"/>
          <w:shd w:val="clear" w:color="auto" w:fill="FFFFFF"/>
        </w:rPr>
        <w:t xml:space="preserve"> elements can be traversed in sorted order. Having the strong hold on sets is useful in competitive programming and solving algorithmic problems. The insertion and deletion in STL sets are discussed in this </w:t>
      </w:r>
      <w:proofErr w:type="spellStart"/>
      <w:r>
        <w:rPr>
          <w:rFonts w:cstheme="minorHAnsi"/>
          <w:shd w:val="clear" w:color="auto" w:fill="FFFFFF"/>
        </w:rPr>
        <w:t>article.</w:t>
      </w:r>
      <w:r>
        <w:rPr>
          <w:rFonts w:cstheme="minorHAnsi"/>
          <w:color w:val="000000" w:themeColor="text1"/>
        </w:rPr>
        <w:t>Sets</w:t>
      </w:r>
      <w:proofErr w:type="spellEnd"/>
      <w:r>
        <w:rPr>
          <w:rFonts w:cstheme="minorHAnsi"/>
          <w:color w:val="000000" w:themeColor="text1"/>
        </w:rPr>
        <w:t xml:space="preserve"> have the most impact in mathematical set theory. These theories are used in many kinds of proofs, structures, and abstract algebra. Creating relations from different sets and codomains are also </w:t>
      </w:r>
      <w:proofErr w:type="gramStart"/>
      <w:r>
        <w:rPr>
          <w:rFonts w:cstheme="minorHAnsi"/>
          <w:color w:val="000000" w:themeColor="text1"/>
        </w:rPr>
        <w:t>an important</w:t>
      </w:r>
      <w:proofErr w:type="gramEnd"/>
      <w:r>
        <w:rPr>
          <w:rFonts w:cstheme="minorHAnsi"/>
          <w:color w:val="000000" w:themeColor="text1"/>
        </w:rPr>
        <w:t xml:space="preserve"> applications of sets.</w:t>
      </w:r>
    </w:p>
    <w:p w14:paraId="5E0E64C1" w14:textId="77777777" w:rsidR="00D7431D" w:rsidRDefault="00D7431D" w:rsidP="00D7431D">
      <w:pPr>
        <w:pStyle w:val="NormalWeb"/>
        <w:shd w:val="clear" w:color="auto" w:fill="FFFFFF"/>
        <w:spacing w:before="0" w:beforeAutospacing="0" w:after="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In computer science, set theory is useful if you need to collect data and do not care about their </w:t>
      </w:r>
      <w:proofErr w:type="spellStart"/>
      <w:r>
        <w:rPr>
          <w:rFonts w:asciiTheme="minorHAnsi" w:hAnsiTheme="minorHAnsi" w:cstheme="minorHAnsi"/>
          <w:color w:val="000000" w:themeColor="text1"/>
        </w:rPr>
        <w:t>multiplcity</w:t>
      </w:r>
      <w:proofErr w:type="spellEnd"/>
      <w:r>
        <w:rPr>
          <w:rFonts w:asciiTheme="minorHAnsi" w:hAnsiTheme="minorHAnsi" w:cstheme="minorHAnsi"/>
          <w:color w:val="000000" w:themeColor="text1"/>
        </w:rPr>
        <w:t xml:space="preserve"> or their order. In databases, especially for relational databases, sets are very useful. There are many commands that finds unions, intersections, and differences of different tables and sets of data.</w:t>
      </w:r>
    </w:p>
    <w:p w14:paraId="693C2ACF" w14:textId="77777777" w:rsidR="00D7431D" w:rsidRDefault="00D7431D" w:rsidP="00D7431D">
      <w:pPr>
        <w:pStyle w:val="NormalWeb"/>
        <w:shd w:val="clear" w:color="auto" w:fill="FFFFFF"/>
        <w:spacing w:before="0" w:beforeAutospacing="0" w:after="0" w:afterAutospacing="0"/>
        <w:rPr>
          <w:rFonts w:asciiTheme="minorHAnsi" w:hAnsiTheme="minorHAnsi" w:cstheme="minorHAnsi"/>
          <w:color w:val="000000" w:themeColor="text1"/>
        </w:rPr>
      </w:pPr>
    </w:p>
    <w:p w14:paraId="44433A37" w14:textId="77777777" w:rsidR="00D7431D" w:rsidRDefault="00D7431D" w:rsidP="00D7431D">
      <w:pPr>
        <w:pStyle w:val="NormalWeb"/>
        <w:shd w:val="clear" w:color="auto" w:fill="FFFFFF"/>
        <w:spacing w:before="0" w:beforeAutospacing="0" w:after="0" w:afterAutospacing="0"/>
      </w:pPr>
      <w:r>
        <w:rPr>
          <w:sz w:val="28"/>
          <w:szCs w:val="28"/>
        </w:rPr>
        <w:t>EQUAL SETS</w:t>
      </w:r>
      <w:r>
        <w:t xml:space="preserve">- </w:t>
      </w:r>
    </w:p>
    <w:p w14:paraId="621D22D9" w14:textId="77777777" w:rsidR="00D7431D" w:rsidRDefault="00D7431D" w:rsidP="00D7431D">
      <w:pPr>
        <w:pStyle w:val="NormalWeb"/>
        <w:shd w:val="clear" w:color="auto" w:fill="FFFFFF"/>
        <w:spacing w:before="0" w:beforeAutospacing="0" w:after="0" w:afterAutospacing="0"/>
        <w:rPr>
          <w:rFonts w:ascii="Calibri" w:hAnsi="Calibri" w:cs="Calibri"/>
        </w:rPr>
      </w:pPr>
      <w:r>
        <w:t>Two sets are said to be equal if both have same elements. For example A = {1, 3, 9, 7} and B = {3, 1, 7, 9} are equal sets.  SUBSET:-</w:t>
      </w:r>
      <w:r>
        <w:sym w:font="Symbol" w:char="F0B7"/>
      </w:r>
      <w:r>
        <w:t xml:space="preserve"> A set A is said to be subset of another set B if and only if every element of set A is also a part of other set B. Denoted by ‘</w:t>
      </w:r>
      <w:r>
        <w:rPr>
          <w:rFonts w:ascii="Cambria Math" w:hAnsi="Cambria Math" w:cs="Cambria Math"/>
        </w:rPr>
        <w:t>⊆</w:t>
      </w:r>
      <w:r>
        <w:rPr>
          <w:rFonts w:ascii="Calibri" w:hAnsi="Calibri" w:cs="Calibri"/>
        </w:rPr>
        <w:t xml:space="preserve">‘. ‘A </w:t>
      </w:r>
      <w:r>
        <w:rPr>
          <w:rFonts w:ascii="Cambria Math" w:hAnsi="Cambria Math" w:cs="Cambria Math"/>
        </w:rPr>
        <w:t>⊆</w:t>
      </w:r>
      <w:r>
        <w:rPr>
          <w:rFonts w:ascii="Calibri" w:hAnsi="Calibri" w:cs="Calibri"/>
        </w:rPr>
        <w:t xml:space="preserve"> B </w:t>
      </w:r>
      <w:proofErr w:type="gramStart"/>
      <w:r>
        <w:rPr>
          <w:rFonts w:ascii="Calibri" w:hAnsi="Calibri" w:cs="Calibri"/>
        </w:rPr>
        <w:t>‘ denotes</w:t>
      </w:r>
      <w:proofErr w:type="gramEnd"/>
      <w:r>
        <w:rPr>
          <w:rFonts w:ascii="Calibri" w:hAnsi="Calibri" w:cs="Calibri"/>
        </w:rPr>
        <w:t xml:space="preserve"> A is a subset of B.</w:t>
      </w:r>
    </w:p>
    <w:p w14:paraId="12CEDAFE" w14:textId="77777777" w:rsidR="00D7431D" w:rsidRDefault="00D7431D" w:rsidP="00D7431D">
      <w:pPr>
        <w:pStyle w:val="NormalWeb"/>
        <w:shd w:val="clear" w:color="auto" w:fill="FFFFFF"/>
        <w:spacing w:before="0" w:beforeAutospacing="0" w:after="0" w:afterAutospacing="0"/>
        <w:rPr>
          <w:rFonts w:ascii="Calibri" w:hAnsi="Calibri" w:cs="Calibri"/>
        </w:rPr>
      </w:pPr>
    </w:p>
    <w:p w14:paraId="24B3F4ED" w14:textId="77777777" w:rsidR="00D7431D" w:rsidRDefault="00D7431D" w:rsidP="00D7431D">
      <w:pPr>
        <w:pStyle w:val="NormalWeb"/>
        <w:shd w:val="clear" w:color="auto" w:fill="FFFFFF"/>
        <w:spacing w:before="0" w:beforeAutospacing="0" w:after="0" w:afterAutospacing="0"/>
        <w:rPr>
          <w:rFonts w:ascii="Calibri" w:hAnsi="Calibri" w:cs="Calibri"/>
        </w:rPr>
      </w:pPr>
    </w:p>
    <w:p w14:paraId="26C7F9D9" w14:textId="77777777" w:rsidR="00D7431D" w:rsidRDefault="00D7431D" w:rsidP="00D7431D">
      <w:pPr>
        <w:pStyle w:val="NormalWeb"/>
        <w:shd w:val="clear" w:color="auto" w:fill="FFFFFF"/>
        <w:spacing w:before="0" w:beforeAutospacing="0" w:after="0" w:afterAutospacing="0"/>
        <w:rPr>
          <w:rFonts w:ascii="Calibri" w:hAnsi="Calibri" w:cs="Calibri"/>
        </w:rPr>
      </w:pPr>
    </w:p>
    <w:p w14:paraId="60C8B3D3" w14:textId="77777777" w:rsidR="00D7431D" w:rsidRDefault="00D7431D" w:rsidP="00D7431D">
      <w:pPr>
        <w:pStyle w:val="NormalWeb"/>
        <w:shd w:val="clear" w:color="auto" w:fill="FFFFFF"/>
        <w:spacing w:before="0" w:beforeAutospacing="0" w:after="0" w:afterAutospacing="0"/>
        <w:rPr>
          <w:rFonts w:ascii="Calibri" w:hAnsi="Calibri" w:cs="Calibri"/>
        </w:rPr>
      </w:pPr>
    </w:p>
    <w:p w14:paraId="0EA7961F" w14:textId="77777777" w:rsidR="00D7431D" w:rsidRDefault="00D7431D" w:rsidP="00D7431D">
      <w:pPr>
        <w:pStyle w:val="NormalWeb"/>
        <w:shd w:val="clear" w:color="auto" w:fill="FFFFFF"/>
        <w:spacing w:before="0" w:beforeAutospacing="0" w:after="0" w:afterAutospacing="0"/>
      </w:pPr>
    </w:p>
    <w:p w14:paraId="4E36EF63" w14:textId="77777777" w:rsidR="00D7431D" w:rsidRDefault="00D7431D" w:rsidP="00D7431D">
      <w:pPr>
        <w:pStyle w:val="NormalWeb"/>
        <w:shd w:val="clear" w:color="auto" w:fill="FFFFFF"/>
        <w:spacing w:before="0" w:beforeAutospacing="0" w:after="0" w:afterAutospacing="0"/>
      </w:pPr>
      <w:r>
        <w:t xml:space="preserve"> </w:t>
      </w:r>
      <w:r>
        <w:rPr>
          <w:sz w:val="28"/>
          <w:szCs w:val="28"/>
        </w:rPr>
        <w:t xml:space="preserve">SIZE OF A SET:- </w:t>
      </w:r>
    </w:p>
    <w:p w14:paraId="2C8A97C9" w14:textId="77777777" w:rsidR="00D7431D" w:rsidRDefault="00D7431D" w:rsidP="00D7431D">
      <w:pPr>
        <w:pStyle w:val="NormalWeb"/>
        <w:shd w:val="clear" w:color="auto" w:fill="FFFFFF"/>
        <w:spacing w:before="0" w:beforeAutospacing="0" w:after="0" w:afterAutospacing="0"/>
      </w:pPr>
      <w:r>
        <w:lastRenderedPageBreak/>
        <w:t xml:space="preserve">Size of a set can be finite or infinite. Size of the set S is known as Cardinality number, denoted as |S|. Example: Let A be a set of odd positive integers less than 10. </w:t>
      </w:r>
      <w:proofErr w:type="gramStart"/>
      <w:r>
        <w:t>Solution :</w:t>
      </w:r>
      <w:proofErr w:type="gramEnd"/>
      <w:r>
        <w:t xml:space="preserve"> A = {1,3,5,7,9}, Cardinality of the set is 5, </w:t>
      </w:r>
      <w:proofErr w:type="spellStart"/>
      <w:r>
        <w:t>i.e.,|A</w:t>
      </w:r>
      <w:proofErr w:type="spellEnd"/>
      <w:r>
        <w:t>| = 5.</w:t>
      </w:r>
    </w:p>
    <w:p w14:paraId="5BEDC64C" w14:textId="77777777" w:rsidR="00D7431D" w:rsidRDefault="00D7431D" w:rsidP="00D7431D">
      <w:pPr>
        <w:pStyle w:val="NormalWeb"/>
        <w:shd w:val="clear" w:color="auto" w:fill="FFFFFF"/>
        <w:spacing w:before="0" w:beforeAutospacing="0" w:after="0" w:afterAutospacing="0"/>
      </w:pPr>
    </w:p>
    <w:p w14:paraId="4BDD2800" w14:textId="77777777" w:rsidR="00D7431D" w:rsidRDefault="00D7431D" w:rsidP="00D7431D">
      <w:pPr>
        <w:pStyle w:val="NormalWeb"/>
        <w:shd w:val="clear" w:color="auto" w:fill="FFFFFF"/>
        <w:spacing w:before="0" w:beforeAutospacing="0" w:after="0" w:afterAutospacing="0"/>
      </w:pPr>
    </w:p>
    <w:p w14:paraId="7E547265" w14:textId="77777777" w:rsidR="00D7431D" w:rsidRDefault="00D7431D" w:rsidP="00D7431D">
      <w:pPr>
        <w:pStyle w:val="NormalWeb"/>
        <w:shd w:val="clear" w:color="auto" w:fill="FFFFFF"/>
        <w:spacing w:before="0" w:beforeAutospacing="0" w:after="0" w:afterAutospacing="0"/>
      </w:pPr>
      <w:r>
        <w:t xml:space="preserve"> </w:t>
      </w:r>
      <w:proofErr w:type="gramStart"/>
      <w:r>
        <w:rPr>
          <w:sz w:val="28"/>
          <w:szCs w:val="28"/>
        </w:rPr>
        <w:t>UNION :</w:t>
      </w:r>
      <w:proofErr w:type="gramEnd"/>
      <w:r>
        <w:rPr>
          <w:sz w:val="28"/>
          <w:szCs w:val="28"/>
        </w:rPr>
        <w:sym w:font="Symbol" w:char="F0B7"/>
      </w:r>
      <w:r>
        <w:rPr>
          <w:sz w:val="28"/>
          <w:szCs w:val="28"/>
        </w:rPr>
        <w:t xml:space="preserve"> </w:t>
      </w:r>
    </w:p>
    <w:p w14:paraId="08B58A33" w14:textId="77777777" w:rsidR="00D7431D" w:rsidRDefault="00D7431D" w:rsidP="00D7431D">
      <w:pPr>
        <w:pStyle w:val="NormalWeb"/>
        <w:shd w:val="clear" w:color="auto" w:fill="FFFFFF"/>
        <w:spacing w:before="0" w:beforeAutospacing="0" w:after="0" w:afterAutospacing="0"/>
      </w:pPr>
    </w:p>
    <w:p w14:paraId="37838398" w14:textId="77777777" w:rsidR="00D7431D" w:rsidRDefault="00D7431D" w:rsidP="00D7431D">
      <w:pPr>
        <w:pStyle w:val="NormalWeb"/>
        <w:shd w:val="clear" w:color="auto" w:fill="FFFFFF"/>
        <w:spacing w:before="0" w:beforeAutospacing="0" w:after="0" w:afterAutospacing="0"/>
      </w:pPr>
      <w:r>
        <w:t xml:space="preserve">Union of the sets A and B, denoted by A </w:t>
      </w:r>
      <w:r>
        <w:rPr>
          <w:rFonts w:ascii="Cambria Math" w:hAnsi="Cambria Math" w:cs="Cambria Math"/>
        </w:rPr>
        <w:t>∪</w:t>
      </w:r>
      <w:r>
        <w:rPr>
          <w:rFonts w:ascii="Calibri" w:hAnsi="Calibri" w:cs="Calibri"/>
        </w:rPr>
        <w:t xml:space="preserve"> B, is the set of distinct</w:t>
      </w:r>
      <w:r>
        <w:t xml:space="preserve"> element belongs to set A or set B, or both.  </w:t>
      </w:r>
    </w:p>
    <w:p w14:paraId="4B5C397B" w14:textId="77777777" w:rsidR="00D7431D" w:rsidRDefault="00D7431D" w:rsidP="00D7431D">
      <w:pPr>
        <w:pStyle w:val="NormalWeb"/>
        <w:shd w:val="clear" w:color="auto" w:fill="FFFFFF"/>
        <w:spacing w:before="0" w:beforeAutospacing="0" w:after="0" w:afterAutospacing="0"/>
      </w:pPr>
    </w:p>
    <w:p w14:paraId="2C1606AA" w14:textId="77777777" w:rsidR="00D7431D" w:rsidRDefault="00D7431D" w:rsidP="00D7431D">
      <w:pPr>
        <w:pStyle w:val="NormalWeb"/>
        <w:shd w:val="clear" w:color="auto" w:fill="FFFFFF"/>
        <w:spacing w:before="0" w:beforeAutospacing="0" w:after="0" w:afterAutospacing="0"/>
      </w:pPr>
      <w:r>
        <w:t>INTERSECTION:</w:t>
      </w:r>
      <w:r>
        <w:sym w:font="Symbol" w:char="F0B7"/>
      </w:r>
      <w:r>
        <w:t xml:space="preserve"> The intersection of the sets A and B, denoted by A ∩ B, is the set of elements belongs to both A and B i.e. set of the common element in A and </w:t>
      </w:r>
      <w:proofErr w:type="gramStart"/>
      <w:r>
        <w:t>B  SET</w:t>
      </w:r>
      <w:proofErr w:type="gramEnd"/>
      <w:r>
        <w:t xml:space="preserve"> </w:t>
      </w:r>
    </w:p>
    <w:p w14:paraId="640A7F92" w14:textId="77777777" w:rsidR="00D7431D" w:rsidRDefault="00D7431D" w:rsidP="00D7431D">
      <w:pPr>
        <w:pStyle w:val="NormalWeb"/>
        <w:shd w:val="clear" w:color="auto" w:fill="FFFFFF"/>
        <w:spacing w:before="0" w:beforeAutospacing="0" w:after="0" w:afterAutospacing="0"/>
      </w:pPr>
    </w:p>
    <w:p w14:paraId="01CCFFC0" w14:textId="77777777" w:rsidR="00D7431D" w:rsidRDefault="00D7431D" w:rsidP="00D7431D">
      <w:pPr>
        <w:pStyle w:val="NormalWeb"/>
        <w:shd w:val="clear" w:color="auto" w:fill="FFFFFF"/>
        <w:spacing w:before="0" w:beforeAutospacing="0" w:after="0" w:afterAutospacing="0"/>
      </w:pPr>
      <w:r>
        <w:t>DIFFERENCE:-</w:t>
      </w:r>
      <w:r>
        <w:sym w:font="Symbol" w:char="F0B7"/>
      </w:r>
    </w:p>
    <w:p w14:paraId="307C17F5" w14:textId="77777777" w:rsidR="00D7431D" w:rsidRDefault="00D7431D" w:rsidP="00D7431D">
      <w:pPr>
        <w:pStyle w:val="NormalWeb"/>
        <w:shd w:val="clear" w:color="auto" w:fill="FFFFFF"/>
        <w:spacing w:before="0" w:beforeAutospacing="0" w:after="0" w:afterAutospacing="0"/>
        <w:rPr>
          <w:rFonts w:asciiTheme="minorHAnsi" w:hAnsiTheme="minorHAnsi" w:cstheme="minorHAnsi"/>
          <w:color w:val="000000" w:themeColor="text1"/>
        </w:rPr>
      </w:pPr>
      <w:r>
        <w:t xml:space="preserve"> Difference between sets is denoted by ‘A – B’, is the set containing elements of set A but not in B. </w:t>
      </w:r>
      <w:proofErr w:type="spellStart"/>
      <w:r>
        <w:t>i.e</w:t>
      </w:r>
      <w:proofErr w:type="spellEnd"/>
      <w:r>
        <w:t xml:space="preserve"> all elements of A except the element of B.</w:t>
      </w:r>
    </w:p>
    <w:p w14:paraId="23AFD61E" w14:textId="77777777" w:rsidR="00D7431D" w:rsidRDefault="00D7431D" w:rsidP="00D7431D">
      <w:pPr>
        <w:pStyle w:val="NormalWeb"/>
        <w:shd w:val="clear" w:color="auto" w:fill="FFFFFF"/>
        <w:spacing w:before="0" w:beforeAutospacing="0" w:after="0" w:afterAutospacing="0"/>
        <w:rPr>
          <w:rFonts w:asciiTheme="minorHAnsi" w:hAnsiTheme="minorHAnsi"/>
          <w:color w:val="000000" w:themeColor="text1"/>
          <w:sz w:val="23"/>
          <w:szCs w:val="23"/>
        </w:rPr>
      </w:pPr>
    </w:p>
    <w:p w14:paraId="2BB60BA6" w14:textId="77777777" w:rsidR="00D7431D" w:rsidRDefault="00D7431D" w:rsidP="00D7431D">
      <w:pPr>
        <w:pStyle w:val="NormalWeb"/>
        <w:shd w:val="clear" w:color="auto" w:fill="FFFFFF"/>
        <w:spacing w:before="0" w:beforeAutospacing="0" w:after="0" w:afterAutospacing="0"/>
        <w:rPr>
          <w:rFonts w:asciiTheme="minorHAnsi" w:hAnsiTheme="minorHAnsi"/>
          <w:color w:val="000000" w:themeColor="text1"/>
          <w:sz w:val="23"/>
          <w:szCs w:val="23"/>
        </w:rPr>
      </w:pPr>
    </w:p>
    <w:p w14:paraId="01E9B57A" w14:textId="77777777" w:rsidR="00D7431D" w:rsidRDefault="00D7431D" w:rsidP="00D7431D">
      <w:pPr>
        <w:pStyle w:val="NormalWeb"/>
        <w:shd w:val="clear" w:color="auto" w:fill="FFFFFF"/>
        <w:spacing w:before="0" w:beforeAutospacing="0" w:after="0" w:afterAutospacing="0"/>
        <w:rPr>
          <w:rFonts w:asciiTheme="minorHAnsi" w:hAnsiTheme="minorHAnsi"/>
          <w:color w:val="000000" w:themeColor="text1"/>
          <w:sz w:val="23"/>
          <w:szCs w:val="23"/>
        </w:rPr>
      </w:pPr>
    </w:p>
    <w:p w14:paraId="7DE3B872" w14:textId="77777777" w:rsidR="00D7431D" w:rsidRDefault="00D7431D" w:rsidP="00D7431D">
      <w:pPr>
        <w:pStyle w:val="NormalWeb"/>
        <w:shd w:val="clear" w:color="auto" w:fill="FFFFFF"/>
        <w:spacing w:before="0" w:beforeAutospacing="0" w:after="0" w:afterAutospacing="0"/>
        <w:rPr>
          <w:b/>
          <w:bCs/>
          <w:i/>
          <w:iCs/>
          <w:sz w:val="32"/>
          <w:szCs w:val="32"/>
          <w:u w:val="single"/>
        </w:rPr>
      </w:pPr>
      <w:r>
        <w:rPr>
          <w:b/>
          <w:bCs/>
          <w:i/>
          <w:iCs/>
          <w:sz w:val="32"/>
          <w:szCs w:val="32"/>
          <w:u w:val="single"/>
        </w:rPr>
        <w:t>ALGORITHM:</w:t>
      </w:r>
    </w:p>
    <w:p w14:paraId="2427F749" w14:textId="77777777" w:rsidR="00D7431D" w:rsidRDefault="00D7431D" w:rsidP="00D7431D">
      <w:pPr>
        <w:pStyle w:val="NormalWeb"/>
        <w:shd w:val="clear" w:color="auto" w:fill="FFFFFF"/>
        <w:spacing w:before="0" w:beforeAutospacing="0" w:after="0" w:afterAutospacing="0"/>
        <w:rPr>
          <w:b/>
          <w:bCs/>
          <w:i/>
          <w:iCs/>
          <w:sz w:val="32"/>
          <w:szCs w:val="32"/>
          <w:u w:val="single"/>
        </w:rPr>
      </w:pPr>
    </w:p>
    <w:p w14:paraId="2C467E77" w14:textId="77777777" w:rsidR="00D7431D" w:rsidRDefault="00D7431D" w:rsidP="00D7431D">
      <w:pPr>
        <w:pStyle w:val="NormalWeb"/>
        <w:shd w:val="clear" w:color="auto" w:fill="FFFFFF"/>
        <w:spacing w:before="0" w:beforeAutospacing="0" w:after="0" w:afterAutospacing="0"/>
      </w:pPr>
      <w:r>
        <w:rPr>
          <w:sz w:val="32"/>
          <w:szCs w:val="32"/>
        </w:rPr>
        <w:t xml:space="preserve">  </w:t>
      </w:r>
      <w:r>
        <w:t>FOR INTERSECTION:</w:t>
      </w:r>
      <w:r>
        <w:sym w:font="Symbol" w:char="F0B7"/>
      </w:r>
      <w:r>
        <w:t xml:space="preserve"> </w:t>
      </w:r>
    </w:p>
    <w:p w14:paraId="276E77FE" w14:textId="77777777" w:rsidR="00D7431D" w:rsidRDefault="00D7431D" w:rsidP="00D7431D">
      <w:pPr>
        <w:pStyle w:val="NormalWeb"/>
        <w:shd w:val="clear" w:color="auto" w:fill="FFFFFF"/>
        <w:spacing w:before="0" w:beforeAutospacing="0" w:after="0" w:afterAutospacing="0"/>
      </w:pPr>
      <w:r>
        <w:t xml:space="preserve">Step 1: Take an empty set (intersection set) Step 2: pass each element of set-2 and the entire set-1 to the function </w:t>
      </w:r>
      <w:proofErr w:type="gramStart"/>
      <w:r>
        <w:t>member(</w:t>
      </w:r>
      <w:proofErr w:type="gramEnd"/>
      <w:r>
        <w:t xml:space="preserve">) Step 3:if it returns true, Add that element to the intersection set  FOR </w:t>
      </w:r>
    </w:p>
    <w:p w14:paraId="53FE202B" w14:textId="77777777" w:rsidR="00D7431D" w:rsidRDefault="00D7431D" w:rsidP="00D7431D">
      <w:pPr>
        <w:pStyle w:val="NormalWeb"/>
        <w:shd w:val="clear" w:color="auto" w:fill="FFFFFF"/>
        <w:spacing w:before="0" w:beforeAutospacing="0" w:after="0" w:afterAutospacing="0"/>
      </w:pPr>
    </w:p>
    <w:p w14:paraId="5724E3BE" w14:textId="77777777" w:rsidR="00D7431D" w:rsidRDefault="00D7431D" w:rsidP="00D7431D">
      <w:pPr>
        <w:pStyle w:val="NormalWeb"/>
        <w:shd w:val="clear" w:color="auto" w:fill="FFFFFF"/>
        <w:spacing w:before="0" w:beforeAutospacing="0" w:after="0" w:afterAutospacing="0"/>
      </w:pPr>
      <w:r>
        <w:t>UNION:</w:t>
      </w:r>
      <w:r>
        <w:sym w:font="Symbol" w:char="F0B7"/>
      </w:r>
    </w:p>
    <w:p w14:paraId="3D41CCDC" w14:textId="77777777" w:rsidR="00D7431D" w:rsidRDefault="00D7431D" w:rsidP="00D7431D">
      <w:pPr>
        <w:pStyle w:val="NormalWeb"/>
        <w:shd w:val="clear" w:color="auto" w:fill="FFFFFF"/>
        <w:spacing w:before="0" w:beforeAutospacing="0" w:after="0" w:afterAutospacing="0"/>
      </w:pPr>
      <w:r>
        <w:t xml:space="preserve"> Step 1: Take an empty set (union set) </w:t>
      </w:r>
    </w:p>
    <w:p w14:paraId="205CEFC9" w14:textId="77777777" w:rsidR="00D7431D" w:rsidRDefault="00D7431D" w:rsidP="00D7431D">
      <w:pPr>
        <w:pStyle w:val="NormalWeb"/>
        <w:shd w:val="clear" w:color="auto" w:fill="FFFFFF"/>
        <w:spacing w:before="0" w:beforeAutospacing="0" w:after="0" w:afterAutospacing="0"/>
      </w:pPr>
      <w:r>
        <w:t>Step 2: copy all the elements of set1 to this new set</w:t>
      </w:r>
    </w:p>
    <w:p w14:paraId="2867C006" w14:textId="77777777" w:rsidR="00D7431D" w:rsidRDefault="00D7431D" w:rsidP="00D7431D">
      <w:pPr>
        <w:pStyle w:val="NormalWeb"/>
        <w:shd w:val="clear" w:color="auto" w:fill="FFFFFF"/>
        <w:spacing w:before="0" w:beforeAutospacing="0" w:after="0" w:afterAutospacing="0"/>
      </w:pPr>
      <w:r>
        <w:t xml:space="preserve"> Step 3: traverse through the set2 and pass each element of set-2 along with the entire set-1 to the function </w:t>
      </w:r>
      <w:proofErr w:type="gramStart"/>
      <w:r>
        <w:t>member(</w:t>
      </w:r>
      <w:proofErr w:type="gramEnd"/>
      <w:r>
        <w:t xml:space="preserve">), and if it returns false then add that specified element to the union set </w:t>
      </w:r>
    </w:p>
    <w:p w14:paraId="2F3E5D07" w14:textId="77777777" w:rsidR="00D7431D" w:rsidRDefault="00D7431D" w:rsidP="00D7431D">
      <w:pPr>
        <w:pStyle w:val="NormalWeb"/>
        <w:shd w:val="clear" w:color="auto" w:fill="FFFFFF"/>
        <w:spacing w:before="0" w:beforeAutospacing="0" w:after="0" w:afterAutospacing="0"/>
      </w:pPr>
    </w:p>
    <w:p w14:paraId="0683ADE3" w14:textId="77777777" w:rsidR="00D7431D" w:rsidRDefault="00D7431D" w:rsidP="00D7431D">
      <w:pPr>
        <w:pStyle w:val="NormalWeb"/>
        <w:shd w:val="clear" w:color="auto" w:fill="FFFFFF"/>
        <w:spacing w:before="0" w:beforeAutospacing="0" w:after="0" w:afterAutospacing="0"/>
      </w:pPr>
      <w:r>
        <w:t xml:space="preserve"> FOR CONTAINS:</w:t>
      </w:r>
      <w:r>
        <w:sym w:font="Symbol" w:char="F0B7"/>
      </w:r>
      <w:r>
        <w:t xml:space="preserve"> </w:t>
      </w:r>
    </w:p>
    <w:p w14:paraId="04B296DD" w14:textId="77777777" w:rsidR="00D7431D" w:rsidRDefault="00D7431D" w:rsidP="00D7431D">
      <w:pPr>
        <w:pStyle w:val="NormalWeb"/>
        <w:shd w:val="clear" w:color="auto" w:fill="FFFFFF"/>
        <w:spacing w:before="0" w:beforeAutospacing="0" w:after="0" w:afterAutospacing="0"/>
      </w:pPr>
      <w:proofErr w:type="gramStart"/>
      <w:r>
        <w:t>Step1 :</w:t>
      </w:r>
      <w:proofErr w:type="gramEnd"/>
      <w:r>
        <w:t xml:space="preserve"> take the number as input which you want to search </w:t>
      </w:r>
    </w:p>
    <w:p w14:paraId="52525501" w14:textId="77777777" w:rsidR="00D7431D" w:rsidRDefault="00D7431D" w:rsidP="00D7431D">
      <w:pPr>
        <w:pStyle w:val="NormalWeb"/>
        <w:shd w:val="clear" w:color="auto" w:fill="FFFFFF"/>
        <w:spacing w:before="0" w:beforeAutospacing="0" w:after="0" w:afterAutospacing="0"/>
      </w:pPr>
      <w:r>
        <w:t xml:space="preserve">Step </w:t>
      </w:r>
      <w:proofErr w:type="gramStart"/>
      <w:r>
        <w:t>2 :</w:t>
      </w:r>
      <w:proofErr w:type="gramEnd"/>
      <w:r>
        <w:t xml:space="preserve"> enter 1 for searching in set-1 or 2 for searching in set-2</w:t>
      </w:r>
    </w:p>
    <w:p w14:paraId="3B93F476" w14:textId="77777777" w:rsidR="00D7431D" w:rsidRDefault="00D7431D" w:rsidP="00D7431D">
      <w:pPr>
        <w:pStyle w:val="NormalWeb"/>
        <w:shd w:val="clear" w:color="auto" w:fill="FFFFFF"/>
        <w:spacing w:before="0" w:beforeAutospacing="0" w:after="0" w:afterAutospacing="0"/>
      </w:pPr>
      <w:r>
        <w:t xml:space="preserve"> Step </w:t>
      </w:r>
      <w:proofErr w:type="gramStart"/>
      <w:r>
        <w:t>3 :</w:t>
      </w:r>
      <w:proofErr w:type="gramEnd"/>
      <w:r>
        <w:t xml:space="preserve"> </w:t>
      </w:r>
      <w:proofErr w:type="spellStart"/>
      <w:r>
        <w:t>initialise</w:t>
      </w:r>
      <w:proofErr w:type="spellEnd"/>
      <w:r>
        <w:t xml:space="preserve"> i=0</w:t>
      </w:r>
    </w:p>
    <w:p w14:paraId="36161854" w14:textId="77777777" w:rsidR="00D7431D" w:rsidRDefault="00D7431D" w:rsidP="00D7431D">
      <w:pPr>
        <w:pStyle w:val="NormalWeb"/>
        <w:shd w:val="clear" w:color="auto" w:fill="FFFFFF"/>
        <w:spacing w:before="0" w:beforeAutospacing="0" w:after="0" w:afterAutospacing="0"/>
      </w:pPr>
      <w:r>
        <w:t xml:space="preserve"> Step 4: traverse the set-1 or set-2 till the end depending on whether the input was 1 or 2 after passing the element and that set to the function member() </w:t>
      </w:r>
    </w:p>
    <w:p w14:paraId="08B0109B" w14:textId="77777777" w:rsidR="00D7431D" w:rsidRDefault="00D7431D" w:rsidP="00D7431D">
      <w:pPr>
        <w:pStyle w:val="NormalWeb"/>
        <w:shd w:val="clear" w:color="auto" w:fill="FFFFFF"/>
        <w:spacing w:before="0" w:beforeAutospacing="0" w:after="0" w:afterAutospacing="0"/>
      </w:pPr>
      <w:r>
        <w:t xml:space="preserve">Step 5: if element found then display element is present C Department of Computer </w:t>
      </w:r>
    </w:p>
    <w:p w14:paraId="6579C5BA" w14:textId="77777777" w:rsidR="00D7431D" w:rsidRDefault="00D7431D" w:rsidP="00D7431D">
      <w:pPr>
        <w:pStyle w:val="NormalWeb"/>
        <w:shd w:val="clear" w:color="auto" w:fill="FFFFFF"/>
        <w:spacing w:before="0" w:beforeAutospacing="0" w:after="0" w:afterAutospacing="0"/>
      </w:pPr>
    </w:p>
    <w:p w14:paraId="0BA34BFD" w14:textId="77777777" w:rsidR="00D7431D" w:rsidRDefault="00D7431D" w:rsidP="00D7431D">
      <w:pPr>
        <w:pStyle w:val="NormalWeb"/>
        <w:shd w:val="clear" w:color="auto" w:fill="FFFFFF"/>
        <w:spacing w:before="0" w:beforeAutospacing="0" w:after="0" w:afterAutospacing="0"/>
      </w:pPr>
      <w:proofErr w:type="gramStart"/>
      <w:r>
        <w:t>4  FOR</w:t>
      </w:r>
      <w:proofErr w:type="gramEnd"/>
      <w:r>
        <w:t xml:space="preserve"> SUBSET:</w:t>
      </w:r>
      <w:r>
        <w:sym w:font="Symbol" w:char="F0B7"/>
      </w:r>
      <w:r>
        <w:t xml:space="preserve"> </w:t>
      </w:r>
    </w:p>
    <w:p w14:paraId="12A6CD1B" w14:textId="77777777" w:rsidR="00D7431D" w:rsidRDefault="00D7431D" w:rsidP="00D7431D">
      <w:pPr>
        <w:pStyle w:val="NormalWeb"/>
        <w:shd w:val="clear" w:color="auto" w:fill="FFFFFF"/>
        <w:spacing w:before="0" w:beforeAutospacing="0" w:after="0" w:afterAutospacing="0"/>
      </w:pPr>
      <w:r>
        <w:t xml:space="preserve">Step 1: enter 1 if you want to check if set 2 is subset of 1, or enter 2 if you want to check if set-1 is subset of set-2 </w:t>
      </w:r>
    </w:p>
    <w:p w14:paraId="24172E05" w14:textId="77777777" w:rsidR="00D7431D" w:rsidRDefault="00D7431D" w:rsidP="00D7431D">
      <w:pPr>
        <w:pStyle w:val="NormalWeb"/>
        <w:shd w:val="clear" w:color="auto" w:fill="FFFFFF"/>
        <w:spacing w:before="0" w:beforeAutospacing="0" w:after="0" w:afterAutospacing="0"/>
      </w:pPr>
      <w:r>
        <w:t>Step 2: depending on input we will traverse the set(which has to be the subset) until its end, by passing each element of this set and other set to the function member()</w:t>
      </w:r>
    </w:p>
    <w:p w14:paraId="284D4BE9" w14:textId="77777777" w:rsidR="00D7431D" w:rsidRDefault="00D7431D" w:rsidP="00D7431D">
      <w:pPr>
        <w:pStyle w:val="NormalWeb"/>
        <w:shd w:val="clear" w:color="auto" w:fill="FFFFFF"/>
        <w:spacing w:before="0" w:beforeAutospacing="0" w:after="0" w:afterAutospacing="0"/>
      </w:pPr>
      <w:r>
        <w:t xml:space="preserve"> Step 3: if </w:t>
      </w:r>
      <w:proofErr w:type="gramStart"/>
      <w:r>
        <w:t>member(</w:t>
      </w:r>
      <w:proofErr w:type="gramEnd"/>
      <w:r>
        <w:t xml:space="preserve">) returns true, then continue else return false </w:t>
      </w:r>
    </w:p>
    <w:p w14:paraId="3865F82C" w14:textId="77777777" w:rsidR="00D7431D" w:rsidRDefault="00D7431D" w:rsidP="00D7431D">
      <w:pPr>
        <w:pStyle w:val="NormalWeb"/>
        <w:shd w:val="clear" w:color="auto" w:fill="FFFFFF"/>
        <w:spacing w:before="0" w:beforeAutospacing="0" w:after="0" w:afterAutospacing="0"/>
      </w:pPr>
      <w:r>
        <w:lastRenderedPageBreak/>
        <w:t xml:space="preserve">Step 4: if false, then display “it is a subset” else display “it is not” </w:t>
      </w:r>
    </w:p>
    <w:p w14:paraId="3AEE713F" w14:textId="77777777" w:rsidR="00D7431D" w:rsidRDefault="00D7431D" w:rsidP="00D7431D">
      <w:pPr>
        <w:pStyle w:val="NormalWeb"/>
        <w:shd w:val="clear" w:color="auto" w:fill="FFFFFF"/>
        <w:spacing w:before="0" w:beforeAutospacing="0" w:after="0" w:afterAutospacing="0"/>
      </w:pPr>
    </w:p>
    <w:p w14:paraId="687B5FBE" w14:textId="77777777" w:rsidR="00D7431D" w:rsidRDefault="00D7431D" w:rsidP="00D7431D">
      <w:pPr>
        <w:pStyle w:val="NormalWeb"/>
        <w:shd w:val="clear" w:color="auto" w:fill="FFFFFF"/>
        <w:spacing w:before="0" w:beforeAutospacing="0" w:after="0" w:afterAutospacing="0"/>
      </w:pPr>
    </w:p>
    <w:p w14:paraId="6014DE67" w14:textId="77777777" w:rsidR="00D7431D" w:rsidRDefault="00D7431D" w:rsidP="00D7431D">
      <w:pPr>
        <w:pStyle w:val="NormalWeb"/>
        <w:shd w:val="clear" w:color="auto" w:fill="FFFFFF"/>
        <w:spacing w:before="0" w:beforeAutospacing="0" w:after="0" w:afterAutospacing="0"/>
      </w:pPr>
      <w:r>
        <w:t xml:space="preserve"> FOR </w:t>
      </w:r>
      <w:proofErr w:type="gramStart"/>
      <w:r>
        <w:t>DIFFERENCE :</w:t>
      </w:r>
      <w:proofErr w:type="gramEnd"/>
      <w:r>
        <w:sym w:font="Symbol" w:char="F0B7"/>
      </w:r>
      <w:r>
        <w:t xml:space="preserve"> </w:t>
      </w:r>
    </w:p>
    <w:p w14:paraId="1BA50237" w14:textId="77777777" w:rsidR="00D7431D" w:rsidRDefault="00D7431D" w:rsidP="00D7431D">
      <w:pPr>
        <w:pStyle w:val="NormalWeb"/>
        <w:shd w:val="clear" w:color="auto" w:fill="FFFFFF"/>
        <w:spacing w:before="0" w:beforeAutospacing="0" w:after="0" w:afterAutospacing="0"/>
      </w:pPr>
      <w:r>
        <w:t xml:space="preserve">Step 1: </w:t>
      </w:r>
      <w:proofErr w:type="spellStart"/>
      <w:r>
        <w:t>Initialise</w:t>
      </w:r>
      <w:proofErr w:type="spellEnd"/>
      <w:r>
        <w:t xml:space="preserve"> the difference set to 0, difference set contains all the element which are in set-1 but not in set-2</w:t>
      </w:r>
    </w:p>
    <w:p w14:paraId="2452C7EE" w14:textId="77777777" w:rsidR="00D7431D" w:rsidRDefault="00D7431D" w:rsidP="00D7431D">
      <w:pPr>
        <w:pStyle w:val="NormalWeb"/>
        <w:shd w:val="clear" w:color="auto" w:fill="FFFFFF"/>
        <w:spacing w:before="0" w:beforeAutospacing="0" w:after="0" w:afterAutospacing="0"/>
      </w:pPr>
      <w:r>
        <w:t xml:space="preserve"> Step 2: traverse the entire set-1 and, pass each element of this set and the </w:t>
      </w:r>
      <w:proofErr w:type="spellStart"/>
      <w:r>
        <w:t>the</w:t>
      </w:r>
      <w:proofErr w:type="spellEnd"/>
      <w:r>
        <w:t xml:space="preserve"> set-2 to the function </w:t>
      </w:r>
      <w:proofErr w:type="gramStart"/>
      <w:r>
        <w:t>member()</w:t>
      </w:r>
      <w:proofErr w:type="gramEnd"/>
    </w:p>
    <w:p w14:paraId="16CCC809" w14:textId="77777777" w:rsidR="00D7431D" w:rsidRDefault="00D7431D" w:rsidP="00D7431D">
      <w:pPr>
        <w:pStyle w:val="NormalWeb"/>
        <w:shd w:val="clear" w:color="auto" w:fill="FFFFFF"/>
        <w:spacing w:before="0" w:beforeAutospacing="0" w:after="0" w:afterAutospacing="0"/>
      </w:pPr>
      <w:r>
        <w:t xml:space="preserve"> Step 3: if it returns false then add this element to the difference set </w:t>
      </w:r>
    </w:p>
    <w:p w14:paraId="4922BB30" w14:textId="77777777" w:rsidR="00D7431D" w:rsidRDefault="00D7431D" w:rsidP="00D7431D">
      <w:pPr>
        <w:pStyle w:val="NormalWeb"/>
        <w:shd w:val="clear" w:color="auto" w:fill="FFFFFF"/>
        <w:spacing w:before="0" w:beforeAutospacing="0" w:after="0" w:afterAutospacing="0"/>
      </w:pPr>
    </w:p>
    <w:p w14:paraId="547409F0" w14:textId="77777777" w:rsidR="00D7431D" w:rsidRDefault="00D7431D" w:rsidP="00D7431D">
      <w:pPr>
        <w:pStyle w:val="NormalWeb"/>
        <w:shd w:val="clear" w:color="auto" w:fill="FFFFFF"/>
        <w:spacing w:before="0" w:beforeAutospacing="0" w:after="0" w:afterAutospacing="0"/>
      </w:pPr>
    </w:p>
    <w:p w14:paraId="02AE0C71" w14:textId="77777777" w:rsidR="00D7431D" w:rsidRDefault="00D7431D" w:rsidP="00D7431D">
      <w:pPr>
        <w:pStyle w:val="NormalWeb"/>
        <w:shd w:val="clear" w:color="auto" w:fill="FFFFFF"/>
        <w:spacing w:before="0" w:beforeAutospacing="0" w:after="0" w:afterAutospacing="0"/>
      </w:pPr>
      <w:r>
        <w:t xml:space="preserve"> FOR REMOVE:</w:t>
      </w:r>
      <w:r>
        <w:sym w:font="Symbol" w:char="F0B7"/>
      </w:r>
      <w:r>
        <w:t xml:space="preserve"> </w:t>
      </w:r>
    </w:p>
    <w:p w14:paraId="6A1FECC4" w14:textId="77777777" w:rsidR="00D7431D" w:rsidRDefault="00D7431D" w:rsidP="00D7431D">
      <w:pPr>
        <w:pStyle w:val="NormalWeb"/>
        <w:shd w:val="clear" w:color="auto" w:fill="FFFFFF"/>
        <w:spacing w:before="0" w:beforeAutospacing="0" w:after="0" w:afterAutospacing="0"/>
      </w:pPr>
      <w:r>
        <w:t>Step 1: enter 1 or 2 for removing element from set-1 or set-2 respectively</w:t>
      </w:r>
    </w:p>
    <w:p w14:paraId="65CB115E" w14:textId="77777777" w:rsidR="00D7431D" w:rsidRDefault="00D7431D" w:rsidP="00D7431D">
      <w:pPr>
        <w:pStyle w:val="NormalWeb"/>
        <w:shd w:val="clear" w:color="auto" w:fill="FFFFFF"/>
        <w:spacing w:before="0" w:beforeAutospacing="0" w:after="0" w:afterAutospacing="0"/>
      </w:pPr>
      <w:r>
        <w:t xml:space="preserve"> Step 2: enter the index from which you want to remove the element</w:t>
      </w:r>
    </w:p>
    <w:p w14:paraId="3A661EC9" w14:textId="77777777" w:rsidR="00D7431D" w:rsidRDefault="00D7431D" w:rsidP="00D7431D">
      <w:pPr>
        <w:pStyle w:val="NormalWeb"/>
        <w:shd w:val="clear" w:color="auto" w:fill="FFFFFF"/>
        <w:spacing w:before="0" w:beforeAutospacing="0" w:after="0" w:afterAutospacing="0"/>
      </w:pPr>
      <w:r>
        <w:t xml:space="preserve"> Step 3: if , entered position is less than the size of the set then move all the elements to their left from the position at which you want to remove the element and just decrease the size of the set else, entered position is equal to the size of the set then just decrease the size </w:t>
      </w:r>
    </w:p>
    <w:p w14:paraId="7AB7E47A" w14:textId="77777777" w:rsidR="00D7431D" w:rsidRDefault="00D7431D" w:rsidP="00D7431D">
      <w:pPr>
        <w:pStyle w:val="NormalWeb"/>
        <w:shd w:val="clear" w:color="auto" w:fill="FFFFFF"/>
        <w:spacing w:before="0" w:beforeAutospacing="0" w:after="0" w:afterAutospacing="0"/>
      </w:pPr>
    </w:p>
    <w:p w14:paraId="7BC505E4" w14:textId="77777777" w:rsidR="00D7431D" w:rsidRDefault="00D7431D" w:rsidP="00D7431D">
      <w:pPr>
        <w:pStyle w:val="NormalWeb"/>
        <w:shd w:val="clear" w:color="auto" w:fill="FFFFFF"/>
        <w:spacing w:before="0" w:beforeAutospacing="0" w:after="0" w:afterAutospacing="0"/>
      </w:pPr>
    </w:p>
    <w:p w14:paraId="507FF97B" w14:textId="77777777" w:rsidR="00D7431D" w:rsidRDefault="00D7431D" w:rsidP="00D7431D">
      <w:pPr>
        <w:pStyle w:val="NormalWeb"/>
        <w:shd w:val="clear" w:color="auto" w:fill="FFFFFF"/>
        <w:spacing w:before="0" w:beforeAutospacing="0" w:after="0" w:afterAutospacing="0"/>
      </w:pPr>
      <w:r>
        <w:t xml:space="preserve"> FOR SIZE:</w:t>
      </w:r>
      <w:r>
        <w:sym w:font="Symbol" w:char="F0B7"/>
      </w:r>
      <w:r>
        <w:t xml:space="preserve"> </w:t>
      </w:r>
    </w:p>
    <w:p w14:paraId="5892D50D" w14:textId="77777777" w:rsidR="00D7431D" w:rsidRDefault="00D7431D" w:rsidP="00D7431D">
      <w:pPr>
        <w:pStyle w:val="NormalWeb"/>
        <w:shd w:val="clear" w:color="auto" w:fill="FFFFFF"/>
        <w:spacing w:before="0" w:beforeAutospacing="0" w:after="0" w:afterAutospacing="0"/>
      </w:pPr>
      <w:r>
        <w:t>step 1: show the 0th index of the set which contains the size of our set</w:t>
      </w:r>
    </w:p>
    <w:p w14:paraId="140426BF" w14:textId="77777777" w:rsidR="00D7431D" w:rsidRDefault="00D7431D" w:rsidP="00D7431D">
      <w:pPr>
        <w:pStyle w:val="NormalWeb"/>
        <w:shd w:val="clear" w:color="auto" w:fill="FFFFFF"/>
        <w:spacing w:before="0" w:beforeAutospacing="0" w:after="0" w:afterAutospacing="0"/>
      </w:pPr>
    </w:p>
    <w:p w14:paraId="7E4F2AC0" w14:textId="77777777" w:rsidR="00D7431D" w:rsidRDefault="00D7431D" w:rsidP="00D7431D">
      <w:pPr>
        <w:pStyle w:val="NormalWeb"/>
        <w:shd w:val="clear" w:color="auto" w:fill="FFFFFF"/>
        <w:spacing w:before="0" w:beforeAutospacing="0" w:after="0" w:afterAutospacing="0"/>
        <w:rPr>
          <w:rFonts w:asciiTheme="minorHAnsi" w:hAnsiTheme="minorHAnsi"/>
          <w:color w:val="000000" w:themeColor="text1"/>
          <w:sz w:val="23"/>
          <w:szCs w:val="23"/>
        </w:rPr>
      </w:pPr>
    </w:p>
    <w:p w14:paraId="3E27FEE3" w14:textId="77777777" w:rsidR="00D7431D" w:rsidRDefault="00D7431D" w:rsidP="00D7431D">
      <w:pPr>
        <w:pStyle w:val="NormalWeb"/>
        <w:shd w:val="clear" w:color="auto" w:fill="FFFFFF"/>
        <w:spacing w:before="0" w:beforeAutospacing="0" w:after="0" w:afterAutospacing="0"/>
        <w:rPr>
          <w:rFonts w:asciiTheme="minorHAnsi" w:hAnsiTheme="minorHAnsi"/>
          <w:color w:val="000000" w:themeColor="text1"/>
          <w:sz w:val="23"/>
          <w:szCs w:val="23"/>
        </w:rPr>
      </w:pPr>
    </w:p>
    <w:p w14:paraId="1F6A1D1D" w14:textId="77777777" w:rsidR="00D7431D" w:rsidRDefault="00D7431D" w:rsidP="00D7431D">
      <w:pPr>
        <w:pStyle w:val="NormalWeb"/>
        <w:shd w:val="clear" w:color="auto" w:fill="FFFFFF"/>
        <w:spacing w:before="0" w:beforeAutospacing="0" w:after="0" w:afterAutospacing="0"/>
        <w:rPr>
          <w:rFonts w:asciiTheme="minorHAnsi" w:hAnsiTheme="minorHAnsi"/>
          <w:color w:val="000000" w:themeColor="text1"/>
          <w:sz w:val="23"/>
          <w:szCs w:val="23"/>
        </w:rPr>
      </w:pPr>
    </w:p>
    <w:p w14:paraId="44EBA26C" w14:textId="77777777" w:rsidR="00D7431D" w:rsidRDefault="00D7431D" w:rsidP="00D7431D">
      <w:pPr>
        <w:rPr>
          <w:b/>
          <w:bCs/>
          <w:color w:val="000000" w:themeColor="text1"/>
          <w:sz w:val="32"/>
          <w:szCs w:val="32"/>
          <w:u w:val="single"/>
        </w:rPr>
      </w:pPr>
      <w:r>
        <w:rPr>
          <w:b/>
          <w:bCs/>
          <w:color w:val="000000" w:themeColor="text1"/>
          <w:sz w:val="32"/>
          <w:szCs w:val="32"/>
          <w:u w:val="single"/>
        </w:rPr>
        <w:t>Program Code:-</w:t>
      </w:r>
    </w:p>
    <w:p w14:paraId="1EC2EE9D" w14:textId="77777777" w:rsidR="00D7431D" w:rsidRDefault="00D7431D" w:rsidP="00D7431D">
      <w:pPr>
        <w:rPr>
          <w:b/>
          <w:bCs/>
          <w:color w:val="000000" w:themeColor="text1"/>
          <w:sz w:val="32"/>
          <w:szCs w:val="32"/>
          <w:u w:val="single"/>
        </w:rPr>
      </w:pPr>
    </w:p>
    <w:p w14:paraId="3748CDA9" w14:textId="77777777" w:rsidR="00D7431D" w:rsidRDefault="00D7431D" w:rsidP="00D7431D">
      <w:pPr>
        <w:rPr>
          <w:color w:val="000000" w:themeColor="text1"/>
          <w:sz w:val="24"/>
          <w:szCs w:val="24"/>
        </w:rPr>
      </w:pPr>
      <w:r>
        <w:rPr>
          <w:color w:val="000000" w:themeColor="text1"/>
          <w:sz w:val="24"/>
          <w:szCs w:val="24"/>
        </w:rPr>
        <w:t>#include &lt;iostream&gt;</w:t>
      </w:r>
    </w:p>
    <w:p w14:paraId="7F0690F3" w14:textId="77777777" w:rsidR="00D7431D" w:rsidRDefault="00D7431D" w:rsidP="00D7431D">
      <w:pPr>
        <w:rPr>
          <w:color w:val="000000" w:themeColor="text1"/>
          <w:sz w:val="24"/>
          <w:szCs w:val="24"/>
        </w:rPr>
      </w:pPr>
      <w:r>
        <w:rPr>
          <w:color w:val="000000" w:themeColor="text1"/>
          <w:sz w:val="24"/>
          <w:szCs w:val="24"/>
        </w:rPr>
        <w:t>using namespace std;</w:t>
      </w:r>
    </w:p>
    <w:p w14:paraId="39F3C233" w14:textId="77777777" w:rsidR="00D7431D" w:rsidRDefault="00D7431D" w:rsidP="00D7431D">
      <w:pPr>
        <w:rPr>
          <w:color w:val="000000" w:themeColor="text1"/>
          <w:sz w:val="24"/>
          <w:szCs w:val="24"/>
        </w:rPr>
      </w:pPr>
    </w:p>
    <w:p w14:paraId="576DE52F" w14:textId="77777777" w:rsidR="00D7431D" w:rsidRDefault="00D7431D" w:rsidP="00D7431D">
      <w:pPr>
        <w:rPr>
          <w:color w:val="000000" w:themeColor="text1"/>
          <w:sz w:val="24"/>
          <w:szCs w:val="24"/>
        </w:rPr>
      </w:pPr>
      <w:r>
        <w:rPr>
          <w:color w:val="000000" w:themeColor="text1"/>
          <w:sz w:val="24"/>
          <w:szCs w:val="24"/>
        </w:rPr>
        <w:t>const int MAX=50;</w:t>
      </w:r>
    </w:p>
    <w:p w14:paraId="2DFE20EE" w14:textId="77777777" w:rsidR="00D7431D" w:rsidRDefault="00D7431D" w:rsidP="00D7431D">
      <w:pPr>
        <w:rPr>
          <w:color w:val="000000" w:themeColor="text1"/>
          <w:sz w:val="24"/>
          <w:szCs w:val="24"/>
        </w:rPr>
      </w:pPr>
      <w:r>
        <w:rPr>
          <w:color w:val="000000" w:themeColor="text1"/>
          <w:sz w:val="24"/>
          <w:szCs w:val="24"/>
        </w:rPr>
        <w:t>template&lt;class T&gt;</w:t>
      </w:r>
    </w:p>
    <w:p w14:paraId="094210AC" w14:textId="77777777" w:rsidR="00D7431D" w:rsidRDefault="00D7431D" w:rsidP="00D7431D">
      <w:pPr>
        <w:rPr>
          <w:color w:val="000000" w:themeColor="text1"/>
          <w:sz w:val="24"/>
          <w:szCs w:val="24"/>
        </w:rPr>
      </w:pPr>
      <w:r>
        <w:rPr>
          <w:color w:val="000000" w:themeColor="text1"/>
          <w:sz w:val="24"/>
          <w:szCs w:val="24"/>
        </w:rPr>
        <w:t>class SET</w:t>
      </w:r>
    </w:p>
    <w:p w14:paraId="46865187" w14:textId="77777777" w:rsidR="00D7431D" w:rsidRDefault="00D7431D" w:rsidP="00D7431D">
      <w:pPr>
        <w:rPr>
          <w:color w:val="000000" w:themeColor="text1"/>
          <w:sz w:val="24"/>
          <w:szCs w:val="24"/>
        </w:rPr>
      </w:pPr>
      <w:r>
        <w:rPr>
          <w:color w:val="000000" w:themeColor="text1"/>
          <w:sz w:val="24"/>
          <w:szCs w:val="24"/>
        </w:rPr>
        <w:t>{</w:t>
      </w:r>
    </w:p>
    <w:p w14:paraId="29F286FB" w14:textId="77777777" w:rsidR="00D7431D" w:rsidRDefault="00D7431D" w:rsidP="00D7431D">
      <w:pPr>
        <w:rPr>
          <w:color w:val="000000" w:themeColor="text1"/>
          <w:sz w:val="24"/>
          <w:szCs w:val="24"/>
        </w:rPr>
      </w:pPr>
      <w:r>
        <w:rPr>
          <w:color w:val="000000" w:themeColor="text1"/>
          <w:sz w:val="24"/>
          <w:szCs w:val="24"/>
        </w:rPr>
        <w:tab/>
        <w:t xml:space="preserve">T </w:t>
      </w:r>
      <w:proofErr w:type="gramStart"/>
      <w:r>
        <w:rPr>
          <w:color w:val="000000" w:themeColor="text1"/>
          <w:sz w:val="24"/>
          <w:szCs w:val="24"/>
        </w:rPr>
        <w:t>data[</w:t>
      </w:r>
      <w:proofErr w:type="gramEnd"/>
      <w:r>
        <w:rPr>
          <w:color w:val="000000" w:themeColor="text1"/>
          <w:sz w:val="24"/>
          <w:szCs w:val="24"/>
        </w:rPr>
        <w:t>MAX];</w:t>
      </w:r>
    </w:p>
    <w:p w14:paraId="583103FA" w14:textId="77777777" w:rsidR="00D7431D" w:rsidRDefault="00D7431D" w:rsidP="00D7431D">
      <w:pPr>
        <w:rPr>
          <w:color w:val="000000" w:themeColor="text1"/>
          <w:sz w:val="24"/>
          <w:szCs w:val="24"/>
        </w:rPr>
      </w:pPr>
      <w:r>
        <w:rPr>
          <w:color w:val="000000" w:themeColor="text1"/>
          <w:sz w:val="24"/>
          <w:szCs w:val="24"/>
        </w:rPr>
        <w:tab/>
        <w:t>int n;</w:t>
      </w:r>
    </w:p>
    <w:p w14:paraId="6B7281E2" w14:textId="77777777" w:rsidR="00D7431D" w:rsidRDefault="00D7431D" w:rsidP="00D7431D">
      <w:pPr>
        <w:rPr>
          <w:color w:val="000000" w:themeColor="text1"/>
          <w:sz w:val="24"/>
          <w:szCs w:val="24"/>
        </w:rPr>
      </w:pPr>
      <w:r>
        <w:rPr>
          <w:color w:val="000000" w:themeColor="text1"/>
          <w:sz w:val="24"/>
          <w:szCs w:val="24"/>
        </w:rPr>
        <w:lastRenderedPageBreak/>
        <w:t>public:</w:t>
      </w:r>
    </w:p>
    <w:p w14:paraId="22EDA2CE"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SET()</w:t>
      </w:r>
      <w:proofErr w:type="gramEnd"/>
    </w:p>
    <w:p w14:paraId="118B7B4D" w14:textId="77777777" w:rsidR="00D7431D" w:rsidRDefault="00D7431D" w:rsidP="00D7431D">
      <w:pPr>
        <w:rPr>
          <w:color w:val="000000" w:themeColor="text1"/>
          <w:sz w:val="24"/>
          <w:szCs w:val="24"/>
        </w:rPr>
      </w:pPr>
      <w:r>
        <w:rPr>
          <w:color w:val="000000" w:themeColor="text1"/>
          <w:sz w:val="24"/>
          <w:szCs w:val="24"/>
        </w:rPr>
        <w:t>{</w:t>
      </w:r>
    </w:p>
    <w:p w14:paraId="2F05F0D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n=-1;</w:t>
      </w:r>
    </w:p>
    <w:p w14:paraId="11F661D2" w14:textId="77777777" w:rsidR="00D7431D" w:rsidRDefault="00D7431D" w:rsidP="00D7431D">
      <w:pPr>
        <w:rPr>
          <w:color w:val="000000" w:themeColor="text1"/>
          <w:sz w:val="24"/>
          <w:szCs w:val="24"/>
        </w:rPr>
      </w:pPr>
      <w:r>
        <w:rPr>
          <w:color w:val="000000" w:themeColor="text1"/>
          <w:sz w:val="24"/>
          <w:szCs w:val="24"/>
        </w:rPr>
        <w:t>}</w:t>
      </w:r>
    </w:p>
    <w:p w14:paraId="341381B8" w14:textId="77777777" w:rsidR="00D7431D" w:rsidRDefault="00D7431D" w:rsidP="00D7431D">
      <w:pPr>
        <w:rPr>
          <w:color w:val="000000" w:themeColor="text1"/>
          <w:sz w:val="24"/>
          <w:szCs w:val="24"/>
        </w:rPr>
      </w:pPr>
      <w:r>
        <w:rPr>
          <w:color w:val="000000" w:themeColor="text1"/>
          <w:sz w:val="24"/>
          <w:szCs w:val="24"/>
        </w:rPr>
        <w:tab/>
        <w:t>bool insert(T);</w:t>
      </w:r>
    </w:p>
    <w:p w14:paraId="6B642DCF" w14:textId="77777777" w:rsidR="00D7431D" w:rsidRDefault="00D7431D" w:rsidP="00D7431D">
      <w:pPr>
        <w:rPr>
          <w:color w:val="000000" w:themeColor="text1"/>
          <w:sz w:val="24"/>
          <w:szCs w:val="24"/>
        </w:rPr>
      </w:pPr>
      <w:r>
        <w:rPr>
          <w:color w:val="000000" w:themeColor="text1"/>
          <w:sz w:val="24"/>
          <w:szCs w:val="24"/>
        </w:rPr>
        <w:tab/>
        <w:t>bool remove(T);</w:t>
      </w:r>
    </w:p>
    <w:p w14:paraId="7D3E405A" w14:textId="77777777" w:rsidR="00D7431D" w:rsidRDefault="00D7431D" w:rsidP="00D7431D">
      <w:pPr>
        <w:rPr>
          <w:color w:val="000000" w:themeColor="text1"/>
          <w:sz w:val="24"/>
          <w:szCs w:val="24"/>
        </w:rPr>
      </w:pPr>
      <w:r>
        <w:rPr>
          <w:color w:val="000000" w:themeColor="text1"/>
          <w:sz w:val="24"/>
          <w:szCs w:val="24"/>
        </w:rPr>
        <w:tab/>
        <w:t>bool contains(T);</w:t>
      </w:r>
    </w:p>
    <w:p w14:paraId="5837BB19"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int</w:t>
      </w:r>
      <w:proofErr w:type="gramEnd"/>
      <w:r>
        <w:rPr>
          <w:color w:val="000000" w:themeColor="text1"/>
          <w:sz w:val="24"/>
          <w:szCs w:val="24"/>
        </w:rPr>
        <w:t xml:space="preserve"> size();</w:t>
      </w:r>
    </w:p>
    <w:p w14:paraId="6D119867"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void</w:t>
      </w:r>
      <w:proofErr w:type="gramEnd"/>
      <w:r>
        <w:rPr>
          <w:color w:val="000000" w:themeColor="text1"/>
          <w:sz w:val="24"/>
          <w:szCs w:val="24"/>
        </w:rPr>
        <w:t xml:space="preserve"> print();</w:t>
      </w:r>
    </w:p>
    <w:p w14:paraId="57109DF4"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void</w:t>
      </w:r>
      <w:proofErr w:type="gramEnd"/>
      <w:r>
        <w:rPr>
          <w:color w:val="000000" w:themeColor="text1"/>
          <w:sz w:val="24"/>
          <w:szCs w:val="24"/>
        </w:rPr>
        <w:t xml:space="preserve"> input(int num);</w:t>
      </w:r>
    </w:p>
    <w:p w14:paraId="33888144" w14:textId="77777777" w:rsidR="00D7431D" w:rsidRDefault="00D7431D" w:rsidP="00D7431D">
      <w:pPr>
        <w:rPr>
          <w:color w:val="000000" w:themeColor="text1"/>
          <w:sz w:val="24"/>
          <w:szCs w:val="24"/>
        </w:rPr>
      </w:pPr>
      <w:r>
        <w:rPr>
          <w:color w:val="000000" w:themeColor="text1"/>
          <w:sz w:val="24"/>
          <w:szCs w:val="24"/>
        </w:rPr>
        <w:tab/>
        <w:t xml:space="preserve">SET </w:t>
      </w:r>
      <w:proofErr w:type="spellStart"/>
      <w:proofErr w:type="gramStart"/>
      <w:r>
        <w:rPr>
          <w:color w:val="000000" w:themeColor="text1"/>
          <w:sz w:val="24"/>
          <w:szCs w:val="24"/>
        </w:rPr>
        <w:t>unionS</w:t>
      </w:r>
      <w:proofErr w:type="spellEnd"/>
      <w:r>
        <w:rPr>
          <w:color w:val="000000" w:themeColor="text1"/>
          <w:sz w:val="24"/>
          <w:szCs w:val="24"/>
        </w:rPr>
        <w:t>(</w:t>
      </w:r>
      <w:proofErr w:type="gramEnd"/>
      <w:r>
        <w:rPr>
          <w:color w:val="000000" w:themeColor="text1"/>
          <w:sz w:val="24"/>
          <w:szCs w:val="24"/>
        </w:rPr>
        <w:t>SET,SET);</w:t>
      </w:r>
    </w:p>
    <w:p w14:paraId="16D3EF90" w14:textId="77777777" w:rsidR="00D7431D" w:rsidRDefault="00D7431D" w:rsidP="00D7431D">
      <w:pPr>
        <w:rPr>
          <w:color w:val="000000" w:themeColor="text1"/>
          <w:sz w:val="24"/>
          <w:szCs w:val="24"/>
        </w:rPr>
      </w:pPr>
      <w:r>
        <w:rPr>
          <w:color w:val="000000" w:themeColor="text1"/>
          <w:sz w:val="24"/>
          <w:szCs w:val="24"/>
        </w:rPr>
        <w:tab/>
        <w:t xml:space="preserve">SET </w:t>
      </w:r>
      <w:proofErr w:type="gramStart"/>
      <w:r>
        <w:rPr>
          <w:color w:val="000000" w:themeColor="text1"/>
          <w:sz w:val="24"/>
          <w:szCs w:val="24"/>
        </w:rPr>
        <w:t>intersection(</w:t>
      </w:r>
      <w:proofErr w:type="gramEnd"/>
      <w:r>
        <w:rPr>
          <w:color w:val="000000" w:themeColor="text1"/>
          <w:sz w:val="24"/>
          <w:szCs w:val="24"/>
        </w:rPr>
        <w:t>SET,SET);</w:t>
      </w:r>
    </w:p>
    <w:p w14:paraId="5B9A2354" w14:textId="77777777" w:rsidR="00D7431D" w:rsidRDefault="00D7431D" w:rsidP="00D7431D">
      <w:pPr>
        <w:rPr>
          <w:color w:val="000000" w:themeColor="text1"/>
          <w:sz w:val="24"/>
          <w:szCs w:val="24"/>
        </w:rPr>
      </w:pPr>
      <w:r>
        <w:rPr>
          <w:color w:val="000000" w:themeColor="text1"/>
          <w:sz w:val="24"/>
          <w:szCs w:val="24"/>
        </w:rPr>
        <w:tab/>
        <w:t xml:space="preserve">SET </w:t>
      </w:r>
      <w:proofErr w:type="gramStart"/>
      <w:r>
        <w:rPr>
          <w:color w:val="000000" w:themeColor="text1"/>
          <w:sz w:val="24"/>
          <w:szCs w:val="24"/>
        </w:rPr>
        <w:t>difference(</w:t>
      </w:r>
      <w:proofErr w:type="gramEnd"/>
      <w:r>
        <w:rPr>
          <w:color w:val="000000" w:themeColor="text1"/>
          <w:sz w:val="24"/>
          <w:szCs w:val="24"/>
        </w:rPr>
        <w:t>SET,SET);</w:t>
      </w:r>
    </w:p>
    <w:p w14:paraId="434A3A50" w14:textId="77777777" w:rsidR="00D7431D" w:rsidRDefault="00D7431D" w:rsidP="00D7431D">
      <w:pPr>
        <w:rPr>
          <w:color w:val="000000" w:themeColor="text1"/>
          <w:sz w:val="24"/>
          <w:szCs w:val="24"/>
        </w:rPr>
      </w:pPr>
      <w:r>
        <w:rPr>
          <w:color w:val="000000" w:themeColor="text1"/>
          <w:sz w:val="24"/>
          <w:szCs w:val="24"/>
        </w:rPr>
        <w:t>};</w:t>
      </w:r>
    </w:p>
    <w:p w14:paraId="11ABDF04" w14:textId="77777777" w:rsidR="00D7431D" w:rsidRDefault="00D7431D" w:rsidP="00D7431D">
      <w:pPr>
        <w:rPr>
          <w:color w:val="000000" w:themeColor="text1"/>
          <w:sz w:val="24"/>
          <w:szCs w:val="24"/>
        </w:rPr>
      </w:pPr>
    </w:p>
    <w:p w14:paraId="099748AA" w14:textId="77777777" w:rsidR="00D7431D" w:rsidRDefault="00D7431D" w:rsidP="00D7431D">
      <w:pPr>
        <w:rPr>
          <w:color w:val="000000" w:themeColor="text1"/>
          <w:sz w:val="24"/>
          <w:szCs w:val="24"/>
        </w:rPr>
      </w:pPr>
      <w:r>
        <w:rPr>
          <w:color w:val="000000" w:themeColor="text1"/>
          <w:sz w:val="24"/>
          <w:szCs w:val="24"/>
        </w:rPr>
        <w:t>template&lt;class T&gt;</w:t>
      </w:r>
    </w:p>
    <w:p w14:paraId="0BCB5BAE" w14:textId="77777777" w:rsidR="00D7431D" w:rsidRDefault="00D7431D" w:rsidP="00D7431D">
      <w:pPr>
        <w:rPr>
          <w:color w:val="000000" w:themeColor="text1"/>
          <w:sz w:val="24"/>
          <w:szCs w:val="24"/>
        </w:rPr>
      </w:pPr>
      <w:proofErr w:type="gramStart"/>
      <w:r>
        <w:rPr>
          <w:color w:val="000000" w:themeColor="text1"/>
          <w:sz w:val="24"/>
          <w:szCs w:val="24"/>
        </w:rPr>
        <w:t>void</w:t>
      </w:r>
      <w:proofErr w:type="gramEnd"/>
      <w:r>
        <w:rPr>
          <w:color w:val="000000" w:themeColor="text1"/>
          <w:sz w:val="24"/>
          <w:szCs w:val="24"/>
        </w:rPr>
        <w:t xml:space="preserve"> SET&lt;T&gt;::input(int num)</w:t>
      </w:r>
    </w:p>
    <w:p w14:paraId="1388E55A" w14:textId="77777777" w:rsidR="00D7431D" w:rsidRDefault="00D7431D" w:rsidP="00D7431D">
      <w:pPr>
        <w:rPr>
          <w:color w:val="000000" w:themeColor="text1"/>
          <w:sz w:val="24"/>
          <w:szCs w:val="24"/>
        </w:rPr>
      </w:pPr>
      <w:r>
        <w:rPr>
          <w:color w:val="000000" w:themeColor="text1"/>
          <w:sz w:val="24"/>
          <w:szCs w:val="24"/>
        </w:rPr>
        <w:t>{</w:t>
      </w:r>
    </w:p>
    <w:p w14:paraId="05D35796" w14:textId="77777777" w:rsidR="00D7431D" w:rsidRDefault="00D7431D" w:rsidP="00D7431D">
      <w:pPr>
        <w:rPr>
          <w:color w:val="000000" w:themeColor="text1"/>
          <w:sz w:val="24"/>
          <w:szCs w:val="24"/>
        </w:rPr>
      </w:pPr>
      <w:r>
        <w:rPr>
          <w:color w:val="000000" w:themeColor="text1"/>
          <w:sz w:val="24"/>
          <w:szCs w:val="24"/>
        </w:rPr>
        <w:tab/>
        <w:t>T element;</w:t>
      </w:r>
    </w:p>
    <w:p w14:paraId="17D3B736"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w:t>
      </w:r>
      <w:proofErr w:type="spellEnd"/>
      <w:r>
        <w:rPr>
          <w:color w:val="000000" w:themeColor="text1"/>
          <w:sz w:val="24"/>
          <w:szCs w:val="24"/>
        </w:rPr>
        <w:t xml:space="preserve"> i=0;i&lt;</w:t>
      </w:r>
      <w:proofErr w:type="spellStart"/>
      <w:r>
        <w:rPr>
          <w:color w:val="000000" w:themeColor="text1"/>
          <w:sz w:val="24"/>
          <w:szCs w:val="24"/>
        </w:rPr>
        <w:t>num;i</w:t>
      </w:r>
      <w:proofErr w:type="spellEnd"/>
      <w:r>
        <w:rPr>
          <w:color w:val="000000" w:themeColor="text1"/>
          <w:sz w:val="24"/>
          <w:szCs w:val="24"/>
        </w:rPr>
        <w:t>++)</w:t>
      </w:r>
    </w:p>
    <w:p w14:paraId="3028626B" w14:textId="77777777" w:rsidR="00D7431D" w:rsidRDefault="00D7431D" w:rsidP="00D7431D">
      <w:pPr>
        <w:rPr>
          <w:color w:val="000000" w:themeColor="text1"/>
          <w:sz w:val="24"/>
          <w:szCs w:val="24"/>
        </w:rPr>
      </w:pPr>
      <w:r>
        <w:rPr>
          <w:color w:val="000000" w:themeColor="text1"/>
          <w:sz w:val="24"/>
          <w:szCs w:val="24"/>
        </w:rPr>
        <w:tab/>
        <w:t>{</w:t>
      </w:r>
    </w:p>
    <w:p w14:paraId="1854678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Element: "&lt;&lt;i+1;</w:t>
      </w:r>
    </w:p>
    <w:p w14:paraId="7913A86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&gt;&gt;element;</w:t>
      </w:r>
    </w:p>
    <w:p w14:paraId="022FC6B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insert(element);</w:t>
      </w:r>
    </w:p>
    <w:p w14:paraId="7DE731EB" w14:textId="77777777" w:rsidR="00D7431D" w:rsidRDefault="00D7431D" w:rsidP="00D7431D">
      <w:pPr>
        <w:rPr>
          <w:color w:val="000000" w:themeColor="text1"/>
          <w:sz w:val="24"/>
          <w:szCs w:val="24"/>
        </w:rPr>
      </w:pPr>
      <w:r>
        <w:rPr>
          <w:color w:val="000000" w:themeColor="text1"/>
          <w:sz w:val="24"/>
          <w:szCs w:val="24"/>
        </w:rPr>
        <w:lastRenderedPageBreak/>
        <w:tab/>
        <w:t>}</w:t>
      </w:r>
    </w:p>
    <w:p w14:paraId="2973039A" w14:textId="77777777" w:rsidR="00D7431D" w:rsidRDefault="00D7431D" w:rsidP="00D7431D">
      <w:pPr>
        <w:rPr>
          <w:color w:val="000000" w:themeColor="text1"/>
          <w:sz w:val="24"/>
          <w:szCs w:val="24"/>
        </w:rPr>
      </w:pPr>
      <w:r>
        <w:rPr>
          <w:color w:val="000000" w:themeColor="text1"/>
          <w:sz w:val="24"/>
          <w:szCs w:val="24"/>
        </w:rPr>
        <w:t>}</w:t>
      </w:r>
    </w:p>
    <w:p w14:paraId="3C5E05D5" w14:textId="77777777" w:rsidR="00D7431D" w:rsidRDefault="00D7431D" w:rsidP="00D7431D">
      <w:pPr>
        <w:rPr>
          <w:color w:val="000000" w:themeColor="text1"/>
          <w:sz w:val="24"/>
          <w:szCs w:val="24"/>
        </w:rPr>
      </w:pPr>
      <w:r>
        <w:rPr>
          <w:color w:val="000000" w:themeColor="text1"/>
          <w:sz w:val="24"/>
          <w:szCs w:val="24"/>
        </w:rPr>
        <w:t>template&lt;class T&gt;</w:t>
      </w:r>
    </w:p>
    <w:p w14:paraId="7E12A2E1" w14:textId="77777777" w:rsidR="00D7431D" w:rsidRDefault="00D7431D" w:rsidP="00D7431D">
      <w:pPr>
        <w:rPr>
          <w:color w:val="000000" w:themeColor="text1"/>
          <w:sz w:val="24"/>
          <w:szCs w:val="24"/>
        </w:rPr>
      </w:pPr>
      <w:proofErr w:type="gramStart"/>
      <w:r>
        <w:rPr>
          <w:color w:val="000000" w:themeColor="text1"/>
          <w:sz w:val="24"/>
          <w:szCs w:val="24"/>
        </w:rPr>
        <w:t>void</w:t>
      </w:r>
      <w:proofErr w:type="gramEnd"/>
      <w:r>
        <w:rPr>
          <w:color w:val="000000" w:themeColor="text1"/>
          <w:sz w:val="24"/>
          <w:szCs w:val="24"/>
        </w:rPr>
        <w:t xml:space="preserve"> SET&lt;T&gt;::print()</w:t>
      </w:r>
    </w:p>
    <w:p w14:paraId="2BFF7E29" w14:textId="77777777" w:rsidR="00D7431D" w:rsidRDefault="00D7431D" w:rsidP="00D7431D">
      <w:pPr>
        <w:rPr>
          <w:color w:val="000000" w:themeColor="text1"/>
          <w:sz w:val="24"/>
          <w:szCs w:val="24"/>
        </w:rPr>
      </w:pPr>
      <w:r>
        <w:rPr>
          <w:color w:val="000000" w:themeColor="text1"/>
          <w:sz w:val="24"/>
          <w:szCs w:val="24"/>
        </w:rPr>
        <w:t>{</w:t>
      </w:r>
    </w:p>
    <w:p w14:paraId="0397BE72"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w:t>
      </w:r>
      <w:proofErr w:type="spellEnd"/>
      <w:r>
        <w:rPr>
          <w:color w:val="000000" w:themeColor="text1"/>
          <w:sz w:val="24"/>
          <w:szCs w:val="24"/>
        </w:rPr>
        <w:t xml:space="preserve"> i=0;i&lt;=</w:t>
      </w:r>
      <w:proofErr w:type="spellStart"/>
      <w:r>
        <w:rPr>
          <w:color w:val="000000" w:themeColor="text1"/>
          <w:sz w:val="24"/>
          <w:szCs w:val="24"/>
        </w:rPr>
        <w:t>n;i</w:t>
      </w:r>
      <w:proofErr w:type="spellEnd"/>
      <w:r>
        <w:rPr>
          <w:color w:val="000000" w:themeColor="text1"/>
          <w:sz w:val="24"/>
          <w:szCs w:val="24"/>
        </w:rPr>
        <w:t>++)</w:t>
      </w:r>
    </w:p>
    <w:p w14:paraId="6F71BCD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 "&lt;&lt;data[i];</w:t>
      </w:r>
    </w:p>
    <w:p w14:paraId="796611AA" w14:textId="77777777" w:rsidR="00D7431D" w:rsidRDefault="00D7431D" w:rsidP="00D7431D">
      <w:pPr>
        <w:rPr>
          <w:color w:val="000000" w:themeColor="text1"/>
          <w:sz w:val="24"/>
          <w:szCs w:val="24"/>
        </w:rPr>
      </w:pPr>
      <w:r>
        <w:rPr>
          <w:color w:val="000000" w:themeColor="text1"/>
          <w:sz w:val="24"/>
          <w:szCs w:val="24"/>
        </w:rPr>
        <w:t>}</w:t>
      </w:r>
    </w:p>
    <w:p w14:paraId="5BC0A250" w14:textId="77777777" w:rsidR="00D7431D" w:rsidRDefault="00D7431D" w:rsidP="00D7431D">
      <w:pPr>
        <w:rPr>
          <w:color w:val="000000" w:themeColor="text1"/>
          <w:sz w:val="24"/>
          <w:szCs w:val="24"/>
        </w:rPr>
      </w:pPr>
      <w:r>
        <w:rPr>
          <w:color w:val="000000" w:themeColor="text1"/>
          <w:sz w:val="24"/>
          <w:szCs w:val="24"/>
        </w:rPr>
        <w:t>template&lt;class T&gt;</w:t>
      </w:r>
    </w:p>
    <w:p w14:paraId="081FC523" w14:textId="77777777" w:rsidR="00D7431D" w:rsidRDefault="00D7431D" w:rsidP="00D7431D">
      <w:pPr>
        <w:rPr>
          <w:color w:val="000000" w:themeColor="text1"/>
          <w:sz w:val="24"/>
          <w:szCs w:val="24"/>
        </w:rPr>
      </w:pPr>
      <w:r>
        <w:rPr>
          <w:color w:val="000000" w:themeColor="text1"/>
          <w:sz w:val="24"/>
          <w:szCs w:val="24"/>
        </w:rPr>
        <w:t>SET&lt;T&gt; SET&lt;T&gt;:</w:t>
      </w:r>
      <w:proofErr w:type="gramStart"/>
      <w:r>
        <w:rPr>
          <w:color w:val="000000" w:themeColor="text1"/>
          <w:sz w:val="24"/>
          <w:szCs w:val="24"/>
        </w:rPr>
        <w:t>:</w:t>
      </w:r>
      <w:proofErr w:type="spellStart"/>
      <w:r>
        <w:rPr>
          <w:color w:val="000000" w:themeColor="text1"/>
          <w:sz w:val="24"/>
          <w:szCs w:val="24"/>
        </w:rPr>
        <w:t>unionS</w:t>
      </w:r>
      <w:proofErr w:type="spellEnd"/>
      <w:proofErr w:type="gramEnd"/>
      <w:r>
        <w:rPr>
          <w:color w:val="000000" w:themeColor="text1"/>
          <w:sz w:val="24"/>
          <w:szCs w:val="24"/>
        </w:rPr>
        <w:t>(SET&lt;T&gt; s1,SET&lt;T&gt; s2)</w:t>
      </w:r>
    </w:p>
    <w:p w14:paraId="45DA7CAC" w14:textId="77777777" w:rsidR="00D7431D" w:rsidRDefault="00D7431D" w:rsidP="00D7431D">
      <w:pPr>
        <w:rPr>
          <w:color w:val="000000" w:themeColor="text1"/>
          <w:sz w:val="24"/>
          <w:szCs w:val="24"/>
        </w:rPr>
      </w:pPr>
      <w:r>
        <w:rPr>
          <w:color w:val="000000" w:themeColor="text1"/>
          <w:sz w:val="24"/>
          <w:szCs w:val="24"/>
        </w:rPr>
        <w:t>{</w:t>
      </w:r>
    </w:p>
    <w:p w14:paraId="69EDABB9" w14:textId="77777777" w:rsidR="00D7431D" w:rsidRDefault="00D7431D" w:rsidP="00D7431D">
      <w:pPr>
        <w:rPr>
          <w:color w:val="000000" w:themeColor="text1"/>
          <w:sz w:val="24"/>
          <w:szCs w:val="24"/>
        </w:rPr>
      </w:pPr>
      <w:r>
        <w:rPr>
          <w:color w:val="000000" w:themeColor="text1"/>
          <w:sz w:val="24"/>
          <w:szCs w:val="24"/>
        </w:rPr>
        <w:tab/>
        <w:t>SET&lt;T&gt; s3;</w:t>
      </w:r>
    </w:p>
    <w:p w14:paraId="5DE1BEDB" w14:textId="77777777" w:rsidR="00D7431D" w:rsidRDefault="00D7431D" w:rsidP="00D7431D">
      <w:pPr>
        <w:rPr>
          <w:color w:val="000000" w:themeColor="text1"/>
          <w:sz w:val="24"/>
          <w:szCs w:val="24"/>
        </w:rPr>
      </w:pPr>
    </w:p>
    <w:p w14:paraId="3863D1EB" w14:textId="77777777" w:rsidR="00D7431D" w:rsidRDefault="00D7431D" w:rsidP="00D7431D">
      <w:pPr>
        <w:rPr>
          <w:color w:val="000000" w:themeColor="text1"/>
          <w:sz w:val="24"/>
          <w:szCs w:val="24"/>
        </w:rPr>
      </w:pPr>
      <w:r>
        <w:rPr>
          <w:color w:val="000000" w:themeColor="text1"/>
          <w:sz w:val="24"/>
          <w:szCs w:val="24"/>
        </w:rPr>
        <w:tab/>
        <w:t>int flag=0;</w:t>
      </w:r>
    </w:p>
    <w:p w14:paraId="6878EF99"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int</w:t>
      </w:r>
      <w:proofErr w:type="spellEnd"/>
      <w:r>
        <w:rPr>
          <w:color w:val="000000" w:themeColor="text1"/>
          <w:sz w:val="24"/>
          <w:szCs w:val="24"/>
        </w:rPr>
        <w:t xml:space="preserve"> i=0;</w:t>
      </w:r>
    </w:p>
    <w:p w14:paraId="028CA883"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gramEnd"/>
      <w:r>
        <w:rPr>
          <w:color w:val="000000" w:themeColor="text1"/>
          <w:sz w:val="24"/>
          <w:szCs w:val="24"/>
        </w:rPr>
        <w:t>i=0;i&lt;=s1.n;i++)</w:t>
      </w:r>
    </w:p>
    <w:p w14:paraId="69295A97" w14:textId="77777777" w:rsidR="00D7431D" w:rsidRDefault="00D7431D" w:rsidP="00D7431D">
      <w:pPr>
        <w:rPr>
          <w:color w:val="000000" w:themeColor="text1"/>
          <w:sz w:val="24"/>
          <w:szCs w:val="24"/>
        </w:rPr>
      </w:pPr>
      <w:r>
        <w:rPr>
          <w:color w:val="000000" w:themeColor="text1"/>
          <w:sz w:val="24"/>
          <w:szCs w:val="24"/>
        </w:rPr>
        <w:tab/>
        <w:t>{</w:t>
      </w:r>
    </w:p>
    <w:p w14:paraId="72854B1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s3.insert(</w:t>
      </w:r>
      <w:proofErr w:type="gramEnd"/>
      <w:r>
        <w:rPr>
          <w:color w:val="000000" w:themeColor="text1"/>
          <w:sz w:val="24"/>
          <w:szCs w:val="24"/>
        </w:rPr>
        <w:t>s1.data[i]);</w:t>
      </w:r>
    </w:p>
    <w:p w14:paraId="7E9F9CD4" w14:textId="77777777" w:rsidR="00D7431D" w:rsidRDefault="00D7431D" w:rsidP="00D7431D">
      <w:pPr>
        <w:rPr>
          <w:color w:val="000000" w:themeColor="text1"/>
          <w:sz w:val="24"/>
          <w:szCs w:val="24"/>
        </w:rPr>
      </w:pPr>
      <w:r>
        <w:rPr>
          <w:color w:val="000000" w:themeColor="text1"/>
          <w:sz w:val="24"/>
          <w:szCs w:val="24"/>
        </w:rPr>
        <w:tab/>
        <w:t>}</w:t>
      </w:r>
    </w:p>
    <w:p w14:paraId="4C50769D"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gramEnd"/>
      <w:r>
        <w:rPr>
          <w:color w:val="000000" w:themeColor="text1"/>
          <w:sz w:val="24"/>
          <w:szCs w:val="24"/>
        </w:rPr>
        <w:t>int j=0;j&lt;=s2.n;j++)</w:t>
      </w:r>
    </w:p>
    <w:p w14:paraId="45E339C7" w14:textId="77777777" w:rsidR="00D7431D" w:rsidRDefault="00D7431D" w:rsidP="00D7431D">
      <w:pPr>
        <w:rPr>
          <w:color w:val="000000" w:themeColor="text1"/>
          <w:sz w:val="24"/>
          <w:szCs w:val="24"/>
        </w:rPr>
      </w:pPr>
      <w:r>
        <w:rPr>
          <w:color w:val="000000" w:themeColor="text1"/>
          <w:sz w:val="24"/>
          <w:szCs w:val="24"/>
        </w:rPr>
        <w:tab/>
        <w:t>{</w:t>
      </w:r>
    </w:p>
    <w:p w14:paraId="392C71D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flag=0;</w:t>
      </w:r>
    </w:p>
    <w:p w14:paraId="79182A2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for(</w:t>
      </w:r>
      <w:proofErr w:type="gramEnd"/>
      <w:r>
        <w:rPr>
          <w:color w:val="000000" w:themeColor="text1"/>
          <w:sz w:val="24"/>
          <w:szCs w:val="24"/>
        </w:rPr>
        <w:t>i=0;i&lt;=s1.n;i++)</w:t>
      </w:r>
    </w:p>
    <w:p w14:paraId="2F17283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266D8E7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if(s1.data[i]==s2.data[j])</w:t>
      </w:r>
    </w:p>
    <w:p w14:paraId="53FFE4BE"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t>{</w:t>
      </w:r>
    </w:p>
    <w:p w14:paraId="1AF7219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flag=1;</w:t>
      </w:r>
    </w:p>
    <w:p w14:paraId="15D1870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break;</w:t>
      </w:r>
    </w:p>
    <w:p w14:paraId="2235450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70A6B7B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46E3104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if(flag==0)</w:t>
      </w:r>
    </w:p>
    <w:p w14:paraId="0FF4F03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42B0B8E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s3.insert(</w:t>
      </w:r>
      <w:proofErr w:type="gramEnd"/>
      <w:r>
        <w:rPr>
          <w:color w:val="000000" w:themeColor="text1"/>
          <w:sz w:val="24"/>
          <w:szCs w:val="24"/>
        </w:rPr>
        <w:t>s2.data[j]);</w:t>
      </w:r>
    </w:p>
    <w:p w14:paraId="10B1B1D0" w14:textId="77777777" w:rsidR="00D7431D" w:rsidRDefault="00D7431D" w:rsidP="00D7431D">
      <w:pPr>
        <w:rPr>
          <w:color w:val="000000" w:themeColor="text1"/>
          <w:sz w:val="24"/>
          <w:szCs w:val="24"/>
        </w:rPr>
      </w:pPr>
    </w:p>
    <w:p w14:paraId="0BFF27C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56A574AD" w14:textId="77777777" w:rsidR="00D7431D" w:rsidRDefault="00D7431D" w:rsidP="00D7431D">
      <w:pPr>
        <w:rPr>
          <w:color w:val="000000" w:themeColor="text1"/>
          <w:sz w:val="24"/>
          <w:szCs w:val="24"/>
        </w:rPr>
      </w:pPr>
      <w:r>
        <w:rPr>
          <w:color w:val="000000" w:themeColor="text1"/>
          <w:sz w:val="24"/>
          <w:szCs w:val="24"/>
        </w:rPr>
        <w:tab/>
        <w:t>}</w:t>
      </w:r>
    </w:p>
    <w:p w14:paraId="2479EEF6" w14:textId="77777777" w:rsidR="00D7431D" w:rsidRDefault="00D7431D" w:rsidP="00D7431D">
      <w:pPr>
        <w:rPr>
          <w:color w:val="000000" w:themeColor="text1"/>
          <w:sz w:val="24"/>
          <w:szCs w:val="24"/>
        </w:rPr>
      </w:pPr>
    </w:p>
    <w:p w14:paraId="74D10C3C" w14:textId="77777777" w:rsidR="00D7431D" w:rsidRDefault="00D7431D" w:rsidP="00D7431D">
      <w:pPr>
        <w:rPr>
          <w:color w:val="000000" w:themeColor="text1"/>
          <w:sz w:val="24"/>
          <w:szCs w:val="24"/>
        </w:rPr>
      </w:pPr>
      <w:r>
        <w:rPr>
          <w:color w:val="000000" w:themeColor="text1"/>
          <w:sz w:val="24"/>
          <w:szCs w:val="24"/>
        </w:rPr>
        <w:tab/>
        <w:t>return s3;</w:t>
      </w:r>
    </w:p>
    <w:p w14:paraId="12CF54D5" w14:textId="77777777" w:rsidR="00D7431D" w:rsidRDefault="00D7431D" w:rsidP="00D7431D">
      <w:pPr>
        <w:rPr>
          <w:color w:val="000000" w:themeColor="text1"/>
          <w:sz w:val="24"/>
          <w:szCs w:val="24"/>
        </w:rPr>
      </w:pPr>
      <w:r>
        <w:rPr>
          <w:color w:val="000000" w:themeColor="text1"/>
          <w:sz w:val="24"/>
          <w:szCs w:val="24"/>
        </w:rPr>
        <w:t>}</w:t>
      </w:r>
    </w:p>
    <w:p w14:paraId="36F62CBF" w14:textId="77777777" w:rsidR="00D7431D" w:rsidRDefault="00D7431D" w:rsidP="00D7431D">
      <w:pPr>
        <w:rPr>
          <w:color w:val="000000" w:themeColor="text1"/>
          <w:sz w:val="24"/>
          <w:szCs w:val="24"/>
        </w:rPr>
      </w:pPr>
    </w:p>
    <w:p w14:paraId="1D1F6C29" w14:textId="77777777" w:rsidR="00D7431D" w:rsidRDefault="00D7431D" w:rsidP="00D7431D">
      <w:pPr>
        <w:rPr>
          <w:color w:val="000000" w:themeColor="text1"/>
          <w:sz w:val="24"/>
          <w:szCs w:val="24"/>
        </w:rPr>
      </w:pPr>
      <w:r>
        <w:rPr>
          <w:color w:val="000000" w:themeColor="text1"/>
          <w:sz w:val="24"/>
          <w:szCs w:val="24"/>
        </w:rPr>
        <w:t>template&lt;class T&gt;</w:t>
      </w:r>
    </w:p>
    <w:p w14:paraId="59853364" w14:textId="77777777" w:rsidR="00D7431D" w:rsidRDefault="00D7431D" w:rsidP="00D7431D">
      <w:pPr>
        <w:rPr>
          <w:color w:val="000000" w:themeColor="text1"/>
          <w:sz w:val="24"/>
          <w:szCs w:val="24"/>
        </w:rPr>
      </w:pPr>
      <w:r>
        <w:rPr>
          <w:color w:val="000000" w:themeColor="text1"/>
          <w:sz w:val="24"/>
          <w:szCs w:val="24"/>
        </w:rPr>
        <w:t>SET&lt;T&gt; SET&lt;T&gt;:</w:t>
      </w:r>
      <w:proofErr w:type="gramStart"/>
      <w:r>
        <w:rPr>
          <w:color w:val="000000" w:themeColor="text1"/>
          <w:sz w:val="24"/>
          <w:szCs w:val="24"/>
        </w:rPr>
        <w:t>:difference</w:t>
      </w:r>
      <w:proofErr w:type="gramEnd"/>
      <w:r>
        <w:rPr>
          <w:color w:val="000000" w:themeColor="text1"/>
          <w:sz w:val="24"/>
          <w:szCs w:val="24"/>
        </w:rPr>
        <w:t>(SET&lt;T&gt; s1,SET&lt;T&gt; s2)</w:t>
      </w:r>
    </w:p>
    <w:p w14:paraId="66115CA4" w14:textId="77777777" w:rsidR="00D7431D" w:rsidRDefault="00D7431D" w:rsidP="00D7431D">
      <w:pPr>
        <w:rPr>
          <w:color w:val="000000" w:themeColor="text1"/>
          <w:sz w:val="24"/>
          <w:szCs w:val="24"/>
        </w:rPr>
      </w:pPr>
      <w:r>
        <w:rPr>
          <w:color w:val="000000" w:themeColor="text1"/>
          <w:sz w:val="24"/>
          <w:szCs w:val="24"/>
        </w:rPr>
        <w:t>{</w:t>
      </w:r>
    </w:p>
    <w:p w14:paraId="431BED33" w14:textId="77777777" w:rsidR="00D7431D" w:rsidRDefault="00D7431D" w:rsidP="00D7431D">
      <w:pPr>
        <w:rPr>
          <w:color w:val="000000" w:themeColor="text1"/>
          <w:sz w:val="24"/>
          <w:szCs w:val="24"/>
        </w:rPr>
      </w:pPr>
      <w:r>
        <w:rPr>
          <w:color w:val="000000" w:themeColor="text1"/>
          <w:sz w:val="24"/>
          <w:szCs w:val="24"/>
        </w:rPr>
        <w:tab/>
        <w:t>SET&lt;T&gt; s3;</w:t>
      </w:r>
    </w:p>
    <w:p w14:paraId="21678D67" w14:textId="77777777" w:rsidR="00D7431D" w:rsidRDefault="00D7431D" w:rsidP="00D7431D">
      <w:pPr>
        <w:rPr>
          <w:color w:val="000000" w:themeColor="text1"/>
          <w:sz w:val="24"/>
          <w:szCs w:val="24"/>
        </w:rPr>
      </w:pPr>
      <w:r>
        <w:rPr>
          <w:color w:val="000000" w:themeColor="text1"/>
          <w:sz w:val="24"/>
          <w:szCs w:val="24"/>
        </w:rPr>
        <w:tab/>
        <w:t>int flag=1;</w:t>
      </w:r>
    </w:p>
    <w:p w14:paraId="1CA87406"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w:t>
      </w:r>
      <w:proofErr w:type="spellEnd"/>
      <w:r>
        <w:rPr>
          <w:color w:val="000000" w:themeColor="text1"/>
          <w:sz w:val="24"/>
          <w:szCs w:val="24"/>
        </w:rPr>
        <w:t xml:space="preserve"> i=0;i&lt;=s1.n;i++)</w:t>
      </w:r>
    </w:p>
    <w:p w14:paraId="0577C839" w14:textId="77777777" w:rsidR="00D7431D" w:rsidRDefault="00D7431D" w:rsidP="00D7431D">
      <w:pPr>
        <w:rPr>
          <w:color w:val="000000" w:themeColor="text1"/>
          <w:sz w:val="24"/>
          <w:szCs w:val="24"/>
        </w:rPr>
      </w:pPr>
      <w:r>
        <w:rPr>
          <w:color w:val="000000" w:themeColor="text1"/>
          <w:sz w:val="24"/>
          <w:szCs w:val="24"/>
        </w:rPr>
        <w:tab/>
        <w:t>{</w:t>
      </w:r>
    </w:p>
    <w:p w14:paraId="5F48F57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for(</w:t>
      </w:r>
      <w:proofErr w:type="gramEnd"/>
      <w:r>
        <w:rPr>
          <w:color w:val="000000" w:themeColor="text1"/>
          <w:sz w:val="24"/>
          <w:szCs w:val="24"/>
        </w:rPr>
        <w:t>int j=0;j&lt;=s2.n;j++)</w:t>
      </w:r>
    </w:p>
    <w:p w14:paraId="0CFDD05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002F5C7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if(s1.data[i]==s2.data[j])</w:t>
      </w:r>
    </w:p>
    <w:p w14:paraId="33FB5BE2"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t>{</w:t>
      </w:r>
    </w:p>
    <w:p w14:paraId="4D00C35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flag=0;</w:t>
      </w:r>
    </w:p>
    <w:p w14:paraId="3152F1D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break;</w:t>
      </w:r>
    </w:p>
    <w:p w14:paraId="5613B98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4DC0C79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else flag=1;</w:t>
      </w:r>
    </w:p>
    <w:p w14:paraId="77B575A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0770197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if(flag==1)</w:t>
      </w:r>
    </w:p>
    <w:p w14:paraId="728D6C8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368A4F4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s3.insert(</w:t>
      </w:r>
      <w:proofErr w:type="gramEnd"/>
      <w:r>
        <w:rPr>
          <w:color w:val="000000" w:themeColor="text1"/>
          <w:sz w:val="24"/>
          <w:szCs w:val="24"/>
        </w:rPr>
        <w:t>s1.data[i]);</w:t>
      </w:r>
    </w:p>
    <w:p w14:paraId="730FA8DC" w14:textId="77777777" w:rsidR="00D7431D" w:rsidRDefault="00D7431D" w:rsidP="00D7431D">
      <w:pPr>
        <w:rPr>
          <w:color w:val="000000" w:themeColor="text1"/>
          <w:sz w:val="24"/>
          <w:szCs w:val="24"/>
        </w:rPr>
      </w:pPr>
    </w:p>
    <w:p w14:paraId="3ACDF2D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09EAD457" w14:textId="77777777" w:rsidR="00D7431D" w:rsidRDefault="00D7431D" w:rsidP="00D7431D">
      <w:pPr>
        <w:rPr>
          <w:color w:val="000000" w:themeColor="text1"/>
          <w:sz w:val="24"/>
          <w:szCs w:val="24"/>
        </w:rPr>
      </w:pPr>
      <w:r>
        <w:rPr>
          <w:color w:val="000000" w:themeColor="text1"/>
          <w:sz w:val="24"/>
          <w:szCs w:val="24"/>
        </w:rPr>
        <w:tab/>
        <w:t>}</w:t>
      </w:r>
    </w:p>
    <w:p w14:paraId="10E0CF19" w14:textId="77777777" w:rsidR="00D7431D" w:rsidRDefault="00D7431D" w:rsidP="00D7431D">
      <w:pPr>
        <w:rPr>
          <w:color w:val="000000" w:themeColor="text1"/>
          <w:sz w:val="24"/>
          <w:szCs w:val="24"/>
        </w:rPr>
      </w:pPr>
      <w:r>
        <w:rPr>
          <w:color w:val="000000" w:themeColor="text1"/>
          <w:sz w:val="24"/>
          <w:szCs w:val="24"/>
        </w:rPr>
        <w:tab/>
        <w:t>return s3;</w:t>
      </w:r>
    </w:p>
    <w:p w14:paraId="1B759C1F" w14:textId="77777777" w:rsidR="00D7431D" w:rsidRDefault="00D7431D" w:rsidP="00D7431D">
      <w:pPr>
        <w:rPr>
          <w:color w:val="000000" w:themeColor="text1"/>
          <w:sz w:val="24"/>
          <w:szCs w:val="24"/>
        </w:rPr>
      </w:pPr>
      <w:r>
        <w:rPr>
          <w:color w:val="000000" w:themeColor="text1"/>
          <w:sz w:val="24"/>
          <w:szCs w:val="24"/>
        </w:rPr>
        <w:t>}</w:t>
      </w:r>
    </w:p>
    <w:p w14:paraId="09F300EB" w14:textId="77777777" w:rsidR="00D7431D" w:rsidRDefault="00D7431D" w:rsidP="00D7431D">
      <w:pPr>
        <w:rPr>
          <w:color w:val="000000" w:themeColor="text1"/>
          <w:sz w:val="24"/>
          <w:szCs w:val="24"/>
        </w:rPr>
      </w:pPr>
    </w:p>
    <w:p w14:paraId="4A76FEED" w14:textId="77777777" w:rsidR="00D7431D" w:rsidRDefault="00D7431D" w:rsidP="00D7431D">
      <w:pPr>
        <w:rPr>
          <w:color w:val="000000" w:themeColor="text1"/>
          <w:sz w:val="24"/>
          <w:szCs w:val="24"/>
        </w:rPr>
      </w:pPr>
      <w:r>
        <w:rPr>
          <w:color w:val="000000" w:themeColor="text1"/>
          <w:sz w:val="24"/>
          <w:szCs w:val="24"/>
        </w:rPr>
        <w:t>template&lt;class T&gt;</w:t>
      </w:r>
    </w:p>
    <w:p w14:paraId="521EB5D8" w14:textId="77777777" w:rsidR="00D7431D" w:rsidRDefault="00D7431D" w:rsidP="00D7431D">
      <w:pPr>
        <w:rPr>
          <w:color w:val="000000" w:themeColor="text1"/>
          <w:sz w:val="24"/>
          <w:szCs w:val="24"/>
        </w:rPr>
      </w:pPr>
      <w:r>
        <w:rPr>
          <w:color w:val="000000" w:themeColor="text1"/>
          <w:sz w:val="24"/>
          <w:szCs w:val="24"/>
        </w:rPr>
        <w:t>SET&lt;T&gt; SET&lt;T&gt;:</w:t>
      </w:r>
      <w:proofErr w:type="gramStart"/>
      <w:r>
        <w:rPr>
          <w:color w:val="000000" w:themeColor="text1"/>
          <w:sz w:val="24"/>
          <w:szCs w:val="24"/>
        </w:rPr>
        <w:t>:intersection</w:t>
      </w:r>
      <w:proofErr w:type="gramEnd"/>
      <w:r>
        <w:rPr>
          <w:color w:val="000000" w:themeColor="text1"/>
          <w:sz w:val="24"/>
          <w:szCs w:val="24"/>
        </w:rPr>
        <w:t>(SET&lt;T&gt; s1,SET&lt;T&gt; s2)</w:t>
      </w:r>
    </w:p>
    <w:p w14:paraId="7F3300F2" w14:textId="77777777" w:rsidR="00D7431D" w:rsidRDefault="00D7431D" w:rsidP="00D7431D">
      <w:pPr>
        <w:rPr>
          <w:color w:val="000000" w:themeColor="text1"/>
          <w:sz w:val="24"/>
          <w:szCs w:val="24"/>
        </w:rPr>
      </w:pPr>
      <w:r>
        <w:rPr>
          <w:color w:val="000000" w:themeColor="text1"/>
          <w:sz w:val="24"/>
          <w:szCs w:val="24"/>
        </w:rPr>
        <w:t>{</w:t>
      </w:r>
    </w:p>
    <w:p w14:paraId="62B8502E" w14:textId="77777777" w:rsidR="00D7431D" w:rsidRDefault="00D7431D" w:rsidP="00D7431D">
      <w:pPr>
        <w:rPr>
          <w:color w:val="000000" w:themeColor="text1"/>
          <w:sz w:val="24"/>
          <w:szCs w:val="24"/>
        </w:rPr>
      </w:pPr>
      <w:r>
        <w:rPr>
          <w:color w:val="000000" w:themeColor="text1"/>
          <w:sz w:val="24"/>
          <w:szCs w:val="24"/>
        </w:rPr>
        <w:tab/>
        <w:t>SET&lt;T&gt; s3;</w:t>
      </w:r>
    </w:p>
    <w:p w14:paraId="53E8CFBF"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w:t>
      </w:r>
      <w:proofErr w:type="spellEnd"/>
      <w:r>
        <w:rPr>
          <w:color w:val="000000" w:themeColor="text1"/>
          <w:sz w:val="24"/>
          <w:szCs w:val="24"/>
        </w:rPr>
        <w:t xml:space="preserve"> i=0;i&lt;=s1.n;i++)</w:t>
      </w:r>
    </w:p>
    <w:p w14:paraId="2576C6D4" w14:textId="77777777" w:rsidR="00D7431D" w:rsidRDefault="00D7431D" w:rsidP="00D7431D">
      <w:pPr>
        <w:rPr>
          <w:color w:val="000000" w:themeColor="text1"/>
          <w:sz w:val="24"/>
          <w:szCs w:val="24"/>
        </w:rPr>
      </w:pPr>
      <w:r>
        <w:rPr>
          <w:color w:val="000000" w:themeColor="text1"/>
          <w:sz w:val="24"/>
          <w:szCs w:val="24"/>
        </w:rPr>
        <w:tab/>
        <w:t>{</w:t>
      </w:r>
    </w:p>
    <w:p w14:paraId="58B670D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for(</w:t>
      </w:r>
      <w:proofErr w:type="gramEnd"/>
      <w:r>
        <w:rPr>
          <w:color w:val="000000" w:themeColor="text1"/>
          <w:sz w:val="24"/>
          <w:szCs w:val="24"/>
        </w:rPr>
        <w:t>int j=0;j&lt;=s2.n;j++)</w:t>
      </w:r>
    </w:p>
    <w:p w14:paraId="6A136F9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06AD20B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if(s1.data[i]==s2.data[j])</w:t>
      </w:r>
    </w:p>
    <w:p w14:paraId="3ACCE80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61EEC67C"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s3.insert(</w:t>
      </w:r>
      <w:proofErr w:type="gramEnd"/>
      <w:r>
        <w:rPr>
          <w:color w:val="000000" w:themeColor="text1"/>
          <w:sz w:val="24"/>
          <w:szCs w:val="24"/>
        </w:rPr>
        <w:t>s1.data[i]);</w:t>
      </w:r>
    </w:p>
    <w:p w14:paraId="204170B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break;</w:t>
      </w:r>
    </w:p>
    <w:p w14:paraId="098EFFD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4DFAAF2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251D69C5" w14:textId="77777777" w:rsidR="00D7431D" w:rsidRDefault="00D7431D" w:rsidP="00D7431D">
      <w:pPr>
        <w:rPr>
          <w:color w:val="000000" w:themeColor="text1"/>
          <w:sz w:val="24"/>
          <w:szCs w:val="24"/>
        </w:rPr>
      </w:pPr>
      <w:r>
        <w:rPr>
          <w:color w:val="000000" w:themeColor="text1"/>
          <w:sz w:val="24"/>
          <w:szCs w:val="24"/>
        </w:rPr>
        <w:tab/>
        <w:t>}</w:t>
      </w:r>
    </w:p>
    <w:p w14:paraId="746F69CE" w14:textId="77777777" w:rsidR="00D7431D" w:rsidRDefault="00D7431D" w:rsidP="00D7431D">
      <w:pPr>
        <w:rPr>
          <w:color w:val="000000" w:themeColor="text1"/>
          <w:sz w:val="24"/>
          <w:szCs w:val="24"/>
        </w:rPr>
      </w:pPr>
      <w:r>
        <w:rPr>
          <w:color w:val="000000" w:themeColor="text1"/>
          <w:sz w:val="24"/>
          <w:szCs w:val="24"/>
        </w:rPr>
        <w:tab/>
        <w:t>return s3;</w:t>
      </w:r>
    </w:p>
    <w:p w14:paraId="713AE95C" w14:textId="77777777" w:rsidR="00D7431D" w:rsidRDefault="00D7431D" w:rsidP="00D7431D">
      <w:pPr>
        <w:rPr>
          <w:color w:val="000000" w:themeColor="text1"/>
          <w:sz w:val="24"/>
          <w:szCs w:val="24"/>
        </w:rPr>
      </w:pPr>
      <w:r>
        <w:rPr>
          <w:color w:val="000000" w:themeColor="text1"/>
          <w:sz w:val="24"/>
          <w:szCs w:val="24"/>
        </w:rPr>
        <w:t>}</w:t>
      </w:r>
    </w:p>
    <w:p w14:paraId="7C17736B" w14:textId="77777777" w:rsidR="00D7431D" w:rsidRDefault="00D7431D" w:rsidP="00D7431D">
      <w:pPr>
        <w:rPr>
          <w:color w:val="000000" w:themeColor="text1"/>
          <w:sz w:val="24"/>
          <w:szCs w:val="24"/>
        </w:rPr>
      </w:pPr>
      <w:r>
        <w:rPr>
          <w:color w:val="000000" w:themeColor="text1"/>
          <w:sz w:val="24"/>
          <w:szCs w:val="24"/>
        </w:rPr>
        <w:t>template&lt;class T&gt;</w:t>
      </w:r>
    </w:p>
    <w:p w14:paraId="2AB3B999" w14:textId="77777777" w:rsidR="00D7431D" w:rsidRDefault="00D7431D" w:rsidP="00D7431D">
      <w:pPr>
        <w:rPr>
          <w:color w:val="000000" w:themeColor="text1"/>
          <w:sz w:val="24"/>
          <w:szCs w:val="24"/>
        </w:rPr>
      </w:pPr>
      <w:proofErr w:type="gramStart"/>
      <w:r>
        <w:rPr>
          <w:color w:val="000000" w:themeColor="text1"/>
          <w:sz w:val="24"/>
          <w:szCs w:val="24"/>
        </w:rPr>
        <w:t>bool</w:t>
      </w:r>
      <w:proofErr w:type="gramEnd"/>
      <w:r>
        <w:rPr>
          <w:color w:val="000000" w:themeColor="text1"/>
          <w:sz w:val="24"/>
          <w:szCs w:val="24"/>
        </w:rPr>
        <w:t xml:space="preserve"> SET&lt;T&gt;::insert(T element)</w:t>
      </w:r>
    </w:p>
    <w:p w14:paraId="4BE3E172" w14:textId="77777777" w:rsidR="00D7431D" w:rsidRDefault="00D7431D" w:rsidP="00D7431D">
      <w:pPr>
        <w:rPr>
          <w:color w:val="000000" w:themeColor="text1"/>
          <w:sz w:val="24"/>
          <w:szCs w:val="24"/>
        </w:rPr>
      </w:pPr>
      <w:r>
        <w:rPr>
          <w:color w:val="000000" w:themeColor="text1"/>
          <w:sz w:val="24"/>
          <w:szCs w:val="24"/>
        </w:rPr>
        <w:t>{</w:t>
      </w:r>
    </w:p>
    <w:p w14:paraId="004CBB78" w14:textId="77777777" w:rsidR="00D7431D" w:rsidRDefault="00D7431D" w:rsidP="00D7431D">
      <w:pPr>
        <w:rPr>
          <w:color w:val="000000" w:themeColor="text1"/>
          <w:sz w:val="24"/>
          <w:szCs w:val="24"/>
        </w:rPr>
      </w:pPr>
      <w:r>
        <w:rPr>
          <w:color w:val="000000" w:themeColor="text1"/>
          <w:sz w:val="24"/>
          <w:szCs w:val="24"/>
        </w:rPr>
        <w:tab/>
        <w:t>if(n&gt;=MAX)</w:t>
      </w:r>
    </w:p>
    <w:p w14:paraId="1AC09109" w14:textId="77777777" w:rsidR="00D7431D" w:rsidRDefault="00D7431D" w:rsidP="00D7431D">
      <w:pPr>
        <w:rPr>
          <w:color w:val="000000" w:themeColor="text1"/>
          <w:sz w:val="24"/>
          <w:szCs w:val="24"/>
        </w:rPr>
      </w:pPr>
      <w:r>
        <w:rPr>
          <w:color w:val="000000" w:themeColor="text1"/>
          <w:sz w:val="24"/>
          <w:szCs w:val="24"/>
        </w:rPr>
        <w:tab/>
        <w:t>{</w:t>
      </w:r>
    </w:p>
    <w:p w14:paraId="6888C0B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nOverflow.SET</w:t>
      </w:r>
      <w:proofErr w:type="spellEnd"/>
      <w:r>
        <w:rPr>
          <w:color w:val="000000" w:themeColor="text1"/>
          <w:sz w:val="24"/>
          <w:szCs w:val="24"/>
        </w:rPr>
        <w:t xml:space="preserve"> is full.\n";</w:t>
      </w:r>
    </w:p>
    <w:p w14:paraId="6156086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return false;</w:t>
      </w:r>
    </w:p>
    <w:p w14:paraId="3C8DC5D7" w14:textId="77777777" w:rsidR="00D7431D" w:rsidRDefault="00D7431D" w:rsidP="00D7431D">
      <w:pPr>
        <w:rPr>
          <w:color w:val="000000" w:themeColor="text1"/>
          <w:sz w:val="24"/>
          <w:szCs w:val="24"/>
        </w:rPr>
      </w:pPr>
      <w:r>
        <w:rPr>
          <w:color w:val="000000" w:themeColor="text1"/>
          <w:sz w:val="24"/>
          <w:szCs w:val="24"/>
        </w:rPr>
        <w:tab/>
        <w:t>}</w:t>
      </w:r>
    </w:p>
    <w:p w14:paraId="25EBA232"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data[</w:t>
      </w:r>
      <w:proofErr w:type="gramEnd"/>
      <w:r>
        <w:rPr>
          <w:color w:val="000000" w:themeColor="text1"/>
          <w:sz w:val="24"/>
          <w:szCs w:val="24"/>
        </w:rPr>
        <w:t>++n]=element;</w:t>
      </w:r>
    </w:p>
    <w:p w14:paraId="5BBA30E1" w14:textId="77777777" w:rsidR="00D7431D" w:rsidRDefault="00D7431D" w:rsidP="00D7431D">
      <w:pPr>
        <w:rPr>
          <w:color w:val="000000" w:themeColor="text1"/>
          <w:sz w:val="24"/>
          <w:szCs w:val="24"/>
        </w:rPr>
      </w:pPr>
      <w:r>
        <w:rPr>
          <w:color w:val="000000" w:themeColor="text1"/>
          <w:sz w:val="24"/>
          <w:szCs w:val="24"/>
        </w:rPr>
        <w:tab/>
        <w:t>return true;</w:t>
      </w:r>
    </w:p>
    <w:p w14:paraId="10F203FA" w14:textId="77777777" w:rsidR="00D7431D" w:rsidRDefault="00D7431D" w:rsidP="00D7431D">
      <w:pPr>
        <w:rPr>
          <w:color w:val="000000" w:themeColor="text1"/>
          <w:sz w:val="24"/>
          <w:szCs w:val="24"/>
        </w:rPr>
      </w:pPr>
      <w:r>
        <w:rPr>
          <w:color w:val="000000" w:themeColor="text1"/>
          <w:sz w:val="24"/>
          <w:szCs w:val="24"/>
        </w:rPr>
        <w:t>}</w:t>
      </w:r>
    </w:p>
    <w:p w14:paraId="2F8F584D" w14:textId="77777777" w:rsidR="00D7431D" w:rsidRDefault="00D7431D" w:rsidP="00D7431D">
      <w:pPr>
        <w:rPr>
          <w:color w:val="000000" w:themeColor="text1"/>
          <w:sz w:val="24"/>
          <w:szCs w:val="24"/>
        </w:rPr>
      </w:pPr>
    </w:p>
    <w:p w14:paraId="293B4A94" w14:textId="77777777" w:rsidR="00D7431D" w:rsidRDefault="00D7431D" w:rsidP="00D7431D">
      <w:pPr>
        <w:rPr>
          <w:color w:val="000000" w:themeColor="text1"/>
          <w:sz w:val="24"/>
          <w:szCs w:val="24"/>
        </w:rPr>
      </w:pPr>
      <w:r>
        <w:rPr>
          <w:color w:val="000000" w:themeColor="text1"/>
          <w:sz w:val="24"/>
          <w:szCs w:val="24"/>
        </w:rPr>
        <w:t>template&lt;class T&gt;</w:t>
      </w:r>
    </w:p>
    <w:p w14:paraId="62A8E9FA" w14:textId="77777777" w:rsidR="00D7431D" w:rsidRDefault="00D7431D" w:rsidP="00D7431D">
      <w:pPr>
        <w:rPr>
          <w:color w:val="000000" w:themeColor="text1"/>
          <w:sz w:val="24"/>
          <w:szCs w:val="24"/>
        </w:rPr>
      </w:pPr>
      <w:proofErr w:type="gramStart"/>
      <w:r>
        <w:rPr>
          <w:color w:val="000000" w:themeColor="text1"/>
          <w:sz w:val="24"/>
          <w:szCs w:val="24"/>
        </w:rPr>
        <w:t>bool</w:t>
      </w:r>
      <w:proofErr w:type="gramEnd"/>
      <w:r>
        <w:rPr>
          <w:color w:val="000000" w:themeColor="text1"/>
          <w:sz w:val="24"/>
          <w:szCs w:val="24"/>
        </w:rPr>
        <w:t xml:space="preserve"> SET&lt;T&gt;::remove(T element)</w:t>
      </w:r>
    </w:p>
    <w:p w14:paraId="05251056" w14:textId="77777777" w:rsidR="00D7431D" w:rsidRDefault="00D7431D" w:rsidP="00D7431D">
      <w:pPr>
        <w:rPr>
          <w:color w:val="000000" w:themeColor="text1"/>
          <w:sz w:val="24"/>
          <w:szCs w:val="24"/>
        </w:rPr>
      </w:pPr>
      <w:r>
        <w:rPr>
          <w:color w:val="000000" w:themeColor="text1"/>
          <w:sz w:val="24"/>
          <w:szCs w:val="24"/>
        </w:rPr>
        <w:t>{</w:t>
      </w:r>
    </w:p>
    <w:p w14:paraId="79F07806" w14:textId="77777777" w:rsidR="00D7431D" w:rsidRDefault="00D7431D" w:rsidP="00D7431D">
      <w:pPr>
        <w:rPr>
          <w:color w:val="000000" w:themeColor="text1"/>
          <w:sz w:val="24"/>
          <w:szCs w:val="24"/>
        </w:rPr>
      </w:pPr>
      <w:r>
        <w:rPr>
          <w:color w:val="000000" w:themeColor="text1"/>
          <w:sz w:val="24"/>
          <w:szCs w:val="24"/>
        </w:rPr>
        <w:tab/>
        <w:t>if(n==-1)</w:t>
      </w:r>
    </w:p>
    <w:p w14:paraId="193974A5" w14:textId="77777777" w:rsidR="00D7431D" w:rsidRDefault="00D7431D" w:rsidP="00D7431D">
      <w:pPr>
        <w:rPr>
          <w:color w:val="000000" w:themeColor="text1"/>
          <w:sz w:val="24"/>
          <w:szCs w:val="24"/>
        </w:rPr>
      </w:pPr>
      <w:r>
        <w:rPr>
          <w:color w:val="000000" w:themeColor="text1"/>
          <w:sz w:val="24"/>
          <w:szCs w:val="24"/>
        </w:rPr>
        <w:tab/>
        <w:t>{</w:t>
      </w:r>
    </w:p>
    <w:p w14:paraId="4C3C982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&lt;&lt;"Underflow. Cannot perform delete operation on empty SET.";</w:t>
      </w:r>
    </w:p>
    <w:p w14:paraId="4BA63BE7"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t>return false;</w:t>
      </w:r>
    </w:p>
    <w:p w14:paraId="4354F30C" w14:textId="77777777" w:rsidR="00D7431D" w:rsidRDefault="00D7431D" w:rsidP="00D7431D">
      <w:pPr>
        <w:rPr>
          <w:color w:val="000000" w:themeColor="text1"/>
          <w:sz w:val="24"/>
          <w:szCs w:val="24"/>
        </w:rPr>
      </w:pPr>
      <w:r>
        <w:rPr>
          <w:color w:val="000000" w:themeColor="text1"/>
          <w:sz w:val="24"/>
          <w:szCs w:val="24"/>
        </w:rPr>
        <w:tab/>
        <w:t>}</w:t>
      </w:r>
    </w:p>
    <w:p w14:paraId="2CFCDCF1"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w:t>
      </w:r>
      <w:proofErr w:type="spellEnd"/>
      <w:r>
        <w:rPr>
          <w:color w:val="000000" w:themeColor="text1"/>
          <w:sz w:val="24"/>
          <w:szCs w:val="24"/>
        </w:rPr>
        <w:t xml:space="preserve"> i=0;i&lt;=</w:t>
      </w:r>
      <w:proofErr w:type="spellStart"/>
      <w:r>
        <w:rPr>
          <w:color w:val="000000" w:themeColor="text1"/>
          <w:sz w:val="24"/>
          <w:szCs w:val="24"/>
        </w:rPr>
        <w:t>n;i</w:t>
      </w:r>
      <w:proofErr w:type="spellEnd"/>
      <w:r>
        <w:rPr>
          <w:color w:val="000000" w:themeColor="text1"/>
          <w:sz w:val="24"/>
          <w:szCs w:val="24"/>
        </w:rPr>
        <w:t>++)</w:t>
      </w:r>
    </w:p>
    <w:p w14:paraId="7BB4CB42" w14:textId="77777777" w:rsidR="00D7431D" w:rsidRDefault="00D7431D" w:rsidP="00D7431D">
      <w:pPr>
        <w:rPr>
          <w:color w:val="000000" w:themeColor="text1"/>
          <w:sz w:val="24"/>
          <w:szCs w:val="24"/>
        </w:rPr>
      </w:pPr>
      <w:r>
        <w:rPr>
          <w:color w:val="000000" w:themeColor="text1"/>
          <w:sz w:val="24"/>
          <w:szCs w:val="24"/>
        </w:rPr>
        <w:tab/>
        <w:t>{</w:t>
      </w:r>
    </w:p>
    <w:p w14:paraId="61E6AEA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if(data[i]==element)</w:t>
      </w:r>
    </w:p>
    <w:p w14:paraId="69C6B99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07CAEB4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w:t>
      </w:r>
      <w:proofErr w:type="spellEnd"/>
      <w:r>
        <w:rPr>
          <w:color w:val="000000" w:themeColor="text1"/>
          <w:sz w:val="24"/>
          <w:szCs w:val="24"/>
        </w:rPr>
        <w:t xml:space="preserve"> j=</w:t>
      </w:r>
      <w:proofErr w:type="spellStart"/>
      <w:r>
        <w:rPr>
          <w:color w:val="000000" w:themeColor="text1"/>
          <w:sz w:val="24"/>
          <w:szCs w:val="24"/>
        </w:rPr>
        <w:t>i;i</w:t>
      </w:r>
      <w:proofErr w:type="spellEnd"/>
      <w:r>
        <w:rPr>
          <w:color w:val="000000" w:themeColor="text1"/>
          <w:sz w:val="24"/>
          <w:szCs w:val="24"/>
        </w:rPr>
        <w:t>&lt;=</w:t>
      </w:r>
      <w:proofErr w:type="spellStart"/>
      <w:r>
        <w:rPr>
          <w:color w:val="000000" w:themeColor="text1"/>
          <w:sz w:val="24"/>
          <w:szCs w:val="24"/>
        </w:rPr>
        <w:t>n;j</w:t>
      </w:r>
      <w:proofErr w:type="spellEnd"/>
      <w:r>
        <w:rPr>
          <w:color w:val="000000" w:themeColor="text1"/>
          <w:sz w:val="24"/>
          <w:szCs w:val="24"/>
        </w:rPr>
        <w:t>++)</w:t>
      </w:r>
    </w:p>
    <w:p w14:paraId="0EB04A8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1C27C0B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data[j]=data[j+1];</w:t>
      </w:r>
    </w:p>
    <w:p w14:paraId="3C18CB4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1E3B2F5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return true;</w:t>
      </w:r>
    </w:p>
    <w:p w14:paraId="5F951B6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76498B6B" w14:textId="77777777" w:rsidR="00D7431D" w:rsidRDefault="00D7431D" w:rsidP="00D7431D">
      <w:pPr>
        <w:rPr>
          <w:color w:val="000000" w:themeColor="text1"/>
          <w:sz w:val="24"/>
          <w:szCs w:val="24"/>
        </w:rPr>
      </w:pPr>
      <w:r>
        <w:rPr>
          <w:color w:val="000000" w:themeColor="text1"/>
          <w:sz w:val="24"/>
          <w:szCs w:val="24"/>
        </w:rPr>
        <w:tab/>
        <w:t>}</w:t>
      </w:r>
    </w:p>
    <w:p w14:paraId="7E7686DF" w14:textId="77777777" w:rsidR="00D7431D" w:rsidRDefault="00D7431D" w:rsidP="00D7431D">
      <w:pPr>
        <w:rPr>
          <w:color w:val="000000" w:themeColor="text1"/>
          <w:sz w:val="24"/>
          <w:szCs w:val="24"/>
        </w:rPr>
      </w:pPr>
      <w:r>
        <w:rPr>
          <w:color w:val="000000" w:themeColor="text1"/>
          <w:sz w:val="24"/>
          <w:szCs w:val="24"/>
        </w:rPr>
        <w:tab/>
        <w:t>//</w:t>
      </w:r>
      <w:proofErr w:type="gramStart"/>
      <w:r>
        <w:rPr>
          <w:color w:val="000000" w:themeColor="text1"/>
          <w:sz w:val="24"/>
          <w:szCs w:val="24"/>
        </w:rPr>
        <w:t>data[</w:t>
      </w:r>
      <w:proofErr w:type="gramEnd"/>
      <w:r>
        <w:rPr>
          <w:color w:val="000000" w:themeColor="text1"/>
          <w:sz w:val="24"/>
          <w:szCs w:val="24"/>
        </w:rPr>
        <w:t>n--]=0;</w:t>
      </w:r>
    </w:p>
    <w:p w14:paraId="242114B8" w14:textId="77777777" w:rsidR="00D7431D" w:rsidRDefault="00D7431D" w:rsidP="00D7431D">
      <w:pPr>
        <w:rPr>
          <w:color w:val="000000" w:themeColor="text1"/>
          <w:sz w:val="24"/>
          <w:szCs w:val="24"/>
        </w:rPr>
      </w:pPr>
      <w:r>
        <w:rPr>
          <w:color w:val="000000" w:themeColor="text1"/>
          <w:sz w:val="24"/>
          <w:szCs w:val="24"/>
        </w:rPr>
        <w:tab/>
        <w:t>return false;</w:t>
      </w:r>
    </w:p>
    <w:p w14:paraId="2424AC7D" w14:textId="77777777" w:rsidR="00D7431D" w:rsidRDefault="00D7431D" w:rsidP="00D7431D">
      <w:pPr>
        <w:rPr>
          <w:color w:val="000000" w:themeColor="text1"/>
          <w:sz w:val="24"/>
          <w:szCs w:val="24"/>
        </w:rPr>
      </w:pPr>
      <w:r>
        <w:rPr>
          <w:color w:val="000000" w:themeColor="text1"/>
          <w:sz w:val="24"/>
          <w:szCs w:val="24"/>
        </w:rPr>
        <w:t>}</w:t>
      </w:r>
    </w:p>
    <w:p w14:paraId="2DFA027D" w14:textId="77777777" w:rsidR="00D7431D" w:rsidRDefault="00D7431D" w:rsidP="00D7431D">
      <w:pPr>
        <w:rPr>
          <w:color w:val="000000" w:themeColor="text1"/>
          <w:sz w:val="24"/>
          <w:szCs w:val="24"/>
        </w:rPr>
      </w:pPr>
      <w:r>
        <w:rPr>
          <w:color w:val="000000" w:themeColor="text1"/>
          <w:sz w:val="24"/>
          <w:szCs w:val="24"/>
        </w:rPr>
        <w:t>template&lt;class T&gt;</w:t>
      </w:r>
    </w:p>
    <w:p w14:paraId="6B3E4F66" w14:textId="77777777" w:rsidR="00D7431D" w:rsidRDefault="00D7431D" w:rsidP="00D7431D">
      <w:pPr>
        <w:rPr>
          <w:color w:val="000000" w:themeColor="text1"/>
          <w:sz w:val="24"/>
          <w:szCs w:val="24"/>
        </w:rPr>
      </w:pPr>
      <w:proofErr w:type="gramStart"/>
      <w:r>
        <w:rPr>
          <w:color w:val="000000" w:themeColor="text1"/>
          <w:sz w:val="24"/>
          <w:szCs w:val="24"/>
        </w:rPr>
        <w:t>bool</w:t>
      </w:r>
      <w:proofErr w:type="gramEnd"/>
      <w:r>
        <w:rPr>
          <w:color w:val="000000" w:themeColor="text1"/>
          <w:sz w:val="24"/>
          <w:szCs w:val="24"/>
        </w:rPr>
        <w:t xml:space="preserve"> SET&lt;T&gt;::contains(T element)</w:t>
      </w:r>
    </w:p>
    <w:p w14:paraId="5078DBAA" w14:textId="77777777" w:rsidR="00D7431D" w:rsidRDefault="00D7431D" w:rsidP="00D7431D">
      <w:pPr>
        <w:rPr>
          <w:color w:val="000000" w:themeColor="text1"/>
          <w:sz w:val="24"/>
          <w:szCs w:val="24"/>
        </w:rPr>
      </w:pPr>
      <w:r>
        <w:rPr>
          <w:color w:val="000000" w:themeColor="text1"/>
          <w:sz w:val="24"/>
          <w:szCs w:val="24"/>
        </w:rPr>
        <w:t>{</w:t>
      </w:r>
    </w:p>
    <w:p w14:paraId="478FD9E8"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w:t>
      </w:r>
      <w:proofErr w:type="spellEnd"/>
      <w:r>
        <w:rPr>
          <w:color w:val="000000" w:themeColor="text1"/>
          <w:sz w:val="24"/>
          <w:szCs w:val="24"/>
        </w:rPr>
        <w:t xml:space="preserve"> i=0;i&lt;=</w:t>
      </w:r>
      <w:proofErr w:type="spellStart"/>
      <w:r>
        <w:rPr>
          <w:color w:val="000000" w:themeColor="text1"/>
          <w:sz w:val="24"/>
          <w:szCs w:val="24"/>
        </w:rPr>
        <w:t>n;i</w:t>
      </w:r>
      <w:proofErr w:type="spellEnd"/>
      <w:r>
        <w:rPr>
          <w:color w:val="000000" w:themeColor="text1"/>
          <w:sz w:val="24"/>
          <w:szCs w:val="24"/>
        </w:rPr>
        <w:t>++)</w:t>
      </w:r>
    </w:p>
    <w:p w14:paraId="74A76841" w14:textId="77777777" w:rsidR="00D7431D" w:rsidRDefault="00D7431D" w:rsidP="00D7431D">
      <w:pPr>
        <w:rPr>
          <w:color w:val="000000" w:themeColor="text1"/>
          <w:sz w:val="24"/>
          <w:szCs w:val="24"/>
        </w:rPr>
      </w:pPr>
      <w:r>
        <w:rPr>
          <w:color w:val="000000" w:themeColor="text1"/>
          <w:sz w:val="24"/>
          <w:szCs w:val="24"/>
        </w:rPr>
        <w:tab/>
        <w:t>{</w:t>
      </w:r>
    </w:p>
    <w:p w14:paraId="555770A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if(data[i]==element)</w:t>
      </w:r>
    </w:p>
    <w:p w14:paraId="168AD92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return true;</w:t>
      </w:r>
    </w:p>
    <w:p w14:paraId="67B925AC" w14:textId="77777777" w:rsidR="00D7431D" w:rsidRDefault="00D7431D" w:rsidP="00D7431D">
      <w:pPr>
        <w:rPr>
          <w:color w:val="000000" w:themeColor="text1"/>
          <w:sz w:val="24"/>
          <w:szCs w:val="24"/>
        </w:rPr>
      </w:pPr>
      <w:r>
        <w:rPr>
          <w:color w:val="000000" w:themeColor="text1"/>
          <w:sz w:val="24"/>
          <w:szCs w:val="24"/>
        </w:rPr>
        <w:tab/>
        <w:t>}</w:t>
      </w:r>
    </w:p>
    <w:p w14:paraId="44E73165" w14:textId="77777777" w:rsidR="00D7431D" w:rsidRDefault="00D7431D" w:rsidP="00D7431D">
      <w:pPr>
        <w:rPr>
          <w:color w:val="000000" w:themeColor="text1"/>
          <w:sz w:val="24"/>
          <w:szCs w:val="24"/>
        </w:rPr>
      </w:pPr>
      <w:r>
        <w:rPr>
          <w:color w:val="000000" w:themeColor="text1"/>
          <w:sz w:val="24"/>
          <w:szCs w:val="24"/>
        </w:rPr>
        <w:tab/>
        <w:t>return false;</w:t>
      </w:r>
    </w:p>
    <w:p w14:paraId="745EB778" w14:textId="77777777" w:rsidR="00D7431D" w:rsidRDefault="00D7431D" w:rsidP="00D7431D">
      <w:pPr>
        <w:rPr>
          <w:color w:val="000000" w:themeColor="text1"/>
          <w:sz w:val="24"/>
          <w:szCs w:val="24"/>
        </w:rPr>
      </w:pPr>
      <w:r>
        <w:rPr>
          <w:color w:val="000000" w:themeColor="text1"/>
          <w:sz w:val="24"/>
          <w:szCs w:val="24"/>
        </w:rPr>
        <w:lastRenderedPageBreak/>
        <w:t>}</w:t>
      </w:r>
    </w:p>
    <w:p w14:paraId="70B1773E" w14:textId="77777777" w:rsidR="00D7431D" w:rsidRDefault="00D7431D" w:rsidP="00D7431D">
      <w:pPr>
        <w:rPr>
          <w:color w:val="000000" w:themeColor="text1"/>
          <w:sz w:val="24"/>
          <w:szCs w:val="24"/>
        </w:rPr>
      </w:pPr>
      <w:r>
        <w:rPr>
          <w:color w:val="000000" w:themeColor="text1"/>
          <w:sz w:val="24"/>
          <w:szCs w:val="24"/>
        </w:rPr>
        <w:t>template&lt;class T&gt;</w:t>
      </w:r>
    </w:p>
    <w:p w14:paraId="63388114" w14:textId="77777777" w:rsidR="00D7431D" w:rsidRDefault="00D7431D" w:rsidP="00D7431D">
      <w:pPr>
        <w:rPr>
          <w:color w:val="000000" w:themeColor="text1"/>
          <w:sz w:val="24"/>
          <w:szCs w:val="24"/>
        </w:rPr>
      </w:pPr>
      <w:proofErr w:type="gramStart"/>
      <w:r>
        <w:rPr>
          <w:color w:val="000000" w:themeColor="text1"/>
          <w:sz w:val="24"/>
          <w:szCs w:val="24"/>
        </w:rPr>
        <w:t>int</w:t>
      </w:r>
      <w:proofErr w:type="gramEnd"/>
      <w:r>
        <w:rPr>
          <w:color w:val="000000" w:themeColor="text1"/>
          <w:sz w:val="24"/>
          <w:szCs w:val="24"/>
        </w:rPr>
        <w:t xml:space="preserve"> SET&lt;T&gt;::size()</w:t>
      </w:r>
    </w:p>
    <w:p w14:paraId="09BCCA57" w14:textId="77777777" w:rsidR="00D7431D" w:rsidRDefault="00D7431D" w:rsidP="00D7431D">
      <w:pPr>
        <w:rPr>
          <w:color w:val="000000" w:themeColor="text1"/>
          <w:sz w:val="24"/>
          <w:szCs w:val="24"/>
        </w:rPr>
      </w:pPr>
      <w:r>
        <w:rPr>
          <w:color w:val="000000" w:themeColor="text1"/>
          <w:sz w:val="24"/>
          <w:szCs w:val="24"/>
        </w:rPr>
        <w:t>{</w:t>
      </w:r>
    </w:p>
    <w:p w14:paraId="2AAB1890" w14:textId="77777777" w:rsidR="00D7431D" w:rsidRDefault="00D7431D" w:rsidP="00D7431D">
      <w:pPr>
        <w:rPr>
          <w:color w:val="000000" w:themeColor="text1"/>
          <w:sz w:val="24"/>
          <w:szCs w:val="24"/>
        </w:rPr>
      </w:pPr>
      <w:r>
        <w:rPr>
          <w:color w:val="000000" w:themeColor="text1"/>
          <w:sz w:val="24"/>
          <w:szCs w:val="24"/>
        </w:rPr>
        <w:tab/>
        <w:t>return n+1;</w:t>
      </w:r>
    </w:p>
    <w:p w14:paraId="00DA258E" w14:textId="77777777" w:rsidR="00D7431D" w:rsidRDefault="00D7431D" w:rsidP="00D7431D">
      <w:pPr>
        <w:rPr>
          <w:color w:val="000000" w:themeColor="text1"/>
          <w:sz w:val="24"/>
          <w:szCs w:val="24"/>
        </w:rPr>
      </w:pPr>
      <w:r>
        <w:rPr>
          <w:color w:val="000000" w:themeColor="text1"/>
          <w:sz w:val="24"/>
          <w:szCs w:val="24"/>
        </w:rPr>
        <w:t>}</w:t>
      </w:r>
    </w:p>
    <w:p w14:paraId="4BDF78E0" w14:textId="77777777" w:rsidR="00D7431D" w:rsidRDefault="00D7431D" w:rsidP="00D7431D">
      <w:pPr>
        <w:rPr>
          <w:color w:val="000000" w:themeColor="text1"/>
          <w:sz w:val="24"/>
          <w:szCs w:val="24"/>
        </w:rPr>
      </w:pPr>
      <w:proofErr w:type="gramStart"/>
      <w:r>
        <w:rPr>
          <w:color w:val="000000" w:themeColor="text1"/>
          <w:sz w:val="24"/>
          <w:szCs w:val="24"/>
        </w:rPr>
        <w:t>int</w:t>
      </w:r>
      <w:proofErr w:type="gramEnd"/>
      <w:r>
        <w:rPr>
          <w:color w:val="000000" w:themeColor="text1"/>
          <w:sz w:val="24"/>
          <w:szCs w:val="24"/>
        </w:rPr>
        <w:t xml:space="preserve"> main() {</w:t>
      </w:r>
    </w:p>
    <w:p w14:paraId="572CFD5F" w14:textId="77777777" w:rsidR="00D7431D" w:rsidRDefault="00D7431D" w:rsidP="00D7431D">
      <w:pPr>
        <w:rPr>
          <w:color w:val="000000" w:themeColor="text1"/>
          <w:sz w:val="24"/>
          <w:szCs w:val="24"/>
        </w:rPr>
      </w:pPr>
    </w:p>
    <w:p w14:paraId="7400FC33" w14:textId="77777777" w:rsidR="00D7431D" w:rsidRDefault="00D7431D" w:rsidP="00D7431D">
      <w:pPr>
        <w:rPr>
          <w:color w:val="000000" w:themeColor="text1"/>
          <w:sz w:val="24"/>
          <w:szCs w:val="24"/>
        </w:rPr>
      </w:pPr>
      <w:r>
        <w:rPr>
          <w:color w:val="000000" w:themeColor="text1"/>
          <w:sz w:val="24"/>
          <w:szCs w:val="24"/>
        </w:rPr>
        <w:tab/>
        <w:t>SET&lt;int&gt; s1</w:t>
      </w:r>
      <w:proofErr w:type="gramStart"/>
      <w:r>
        <w:rPr>
          <w:color w:val="000000" w:themeColor="text1"/>
          <w:sz w:val="24"/>
          <w:szCs w:val="24"/>
        </w:rPr>
        <w:t>,s2,s3</w:t>
      </w:r>
      <w:proofErr w:type="gramEnd"/>
      <w:r>
        <w:rPr>
          <w:color w:val="000000" w:themeColor="text1"/>
          <w:sz w:val="24"/>
          <w:szCs w:val="24"/>
        </w:rPr>
        <w:t>;</w:t>
      </w:r>
    </w:p>
    <w:p w14:paraId="64D836CC" w14:textId="77777777" w:rsidR="00D7431D" w:rsidRDefault="00D7431D" w:rsidP="00D7431D">
      <w:pPr>
        <w:rPr>
          <w:color w:val="000000" w:themeColor="text1"/>
          <w:sz w:val="24"/>
          <w:szCs w:val="24"/>
        </w:rPr>
      </w:pPr>
      <w:r>
        <w:rPr>
          <w:color w:val="000000" w:themeColor="text1"/>
          <w:sz w:val="24"/>
          <w:szCs w:val="24"/>
        </w:rPr>
        <w:tab/>
        <w:t>int choice;</w:t>
      </w:r>
    </w:p>
    <w:p w14:paraId="55BB1D21" w14:textId="77777777" w:rsidR="00D7431D" w:rsidRDefault="00D7431D" w:rsidP="00D7431D">
      <w:pPr>
        <w:rPr>
          <w:color w:val="000000" w:themeColor="text1"/>
          <w:sz w:val="24"/>
          <w:szCs w:val="24"/>
        </w:rPr>
      </w:pPr>
      <w:r>
        <w:rPr>
          <w:color w:val="000000" w:themeColor="text1"/>
          <w:sz w:val="24"/>
          <w:szCs w:val="24"/>
        </w:rPr>
        <w:tab/>
        <w:t>int element;</w:t>
      </w:r>
    </w:p>
    <w:p w14:paraId="06595FD8"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number of elements in SET1:";</w:t>
      </w:r>
    </w:p>
    <w:p w14:paraId="2DBEA7AE"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&gt;&gt;element;//element is used for taking size</w:t>
      </w:r>
    </w:p>
    <w:p w14:paraId="06337942"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s1.input(</w:t>
      </w:r>
      <w:proofErr w:type="gramEnd"/>
      <w:r>
        <w:rPr>
          <w:color w:val="000000" w:themeColor="text1"/>
          <w:sz w:val="24"/>
          <w:szCs w:val="24"/>
        </w:rPr>
        <w:t>element);</w:t>
      </w:r>
    </w:p>
    <w:p w14:paraId="7FBF918B"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number of elements in SET2:";</w:t>
      </w:r>
    </w:p>
    <w:p w14:paraId="733F8704"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&gt;&gt;element;//element is used for taking size</w:t>
      </w:r>
    </w:p>
    <w:p w14:paraId="672B98AA"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s2.input(</w:t>
      </w:r>
      <w:proofErr w:type="gramEnd"/>
      <w:r>
        <w:rPr>
          <w:color w:val="000000" w:themeColor="text1"/>
          <w:sz w:val="24"/>
          <w:szCs w:val="24"/>
        </w:rPr>
        <w:t>element);</w:t>
      </w:r>
    </w:p>
    <w:p w14:paraId="0E8CA779" w14:textId="77777777" w:rsidR="00D7431D" w:rsidRDefault="00D7431D" w:rsidP="00D7431D">
      <w:pPr>
        <w:rPr>
          <w:color w:val="000000" w:themeColor="text1"/>
          <w:sz w:val="24"/>
          <w:szCs w:val="24"/>
        </w:rPr>
      </w:pPr>
      <w:r>
        <w:rPr>
          <w:color w:val="000000" w:themeColor="text1"/>
          <w:sz w:val="24"/>
          <w:szCs w:val="24"/>
        </w:rPr>
        <w:tab/>
        <w:t>do</w:t>
      </w:r>
    </w:p>
    <w:p w14:paraId="45018E25" w14:textId="77777777" w:rsidR="00D7431D" w:rsidRDefault="00D7431D" w:rsidP="00D7431D">
      <w:pPr>
        <w:rPr>
          <w:color w:val="000000" w:themeColor="text1"/>
          <w:sz w:val="24"/>
          <w:szCs w:val="24"/>
        </w:rPr>
      </w:pPr>
      <w:r>
        <w:rPr>
          <w:color w:val="000000" w:themeColor="text1"/>
          <w:sz w:val="24"/>
          <w:szCs w:val="24"/>
        </w:rPr>
        <w:tab/>
        <w:t>{</w:t>
      </w:r>
    </w:p>
    <w:p w14:paraId="67B6FC5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&lt;&lt;"\n***** SET OPERATIONS *****"</w:t>
      </w:r>
    </w:p>
    <w:p w14:paraId="71FB090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&lt;&lt;"\n1.Insert"</w:t>
      </w:r>
    </w:p>
    <w:p w14:paraId="4695CAE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&lt;&lt;"\n2.Remove"</w:t>
      </w:r>
    </w:p>
    <w:p w14:paraId="7B94C6E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&lt;&lt;"\n3.Search"</w:t>
      </w:r>
    </w:p>
    <w:p w14:paraId="15A0138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&lt;&lt;"\n4.Size of Set"</w:t>
      </w:r>
    </w:p>
    <w:p w14:paraId="3919896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&lt;&lt;"\n5.Intersection"</w:t>
      </w:r>
    </w:p>
    <w:p w14:paraId="23B8A463"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r>
      <w:r>
        <w:rPr>
          <w:color w:val="000000" w:themeColor="text1"/>
          <w:sz w:val="24"/>
          <w:szCs w:val="24"/>
        </w:rPr>
        <w:tab/>
        <w:t>&lt;&lt;"\n6.Union"</w:t>
      </w:r>
    </w:p>
    <w:p w14:paraId="7D87226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&lt;&lt;"\n7.Difference"</w:t>
      </w:r>
    </w:p>
    <w:p w14:paraId="443F013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&lt;&lt;"\n8.Check if Subset"</w:t>
      </w:r>
    </w:p>
    <w:p w14:paraId="401D646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&lt;&lt;"\</w:t>
      </w:r>
      <w:proofErr w:type="spellStart"/>
      <w:r>
        <w:rPr>
          <w:color w:val="000000" w:themeColor="text1"/>
          <w:sz w:val="24"/>
          <w:szCs w:val="24"/>
        </w:rPr>
        <w:t>nEnter</w:t>
      </w:r>
      <w:proofErr w:type="spellEnd"/>
      <w:r>
        <w:rPr>
          <w:color w:val="000000" w:themeColor="text1"/>
          <w:sz w:val="24"/>
          <w:szCs w:val="24"/>
        </w:rPr>
        <w:t xml:space="preserve"> Your Choice: ";</w:t>
      </w:r>
    </w:p>
    <w:p w14:paraId="42A0C43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&gt;&gt;choice;</w:t>
      </w:r>
    </w:p>
    <w:p w14:paraId="2C93554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switch(choice)</w:t>
      </w:r>
    </w:p>
    <w:p w14:paraId="2B3C727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48FF427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1:</w:t>
      </w:r>
    </w:p>
    <w:p w14:paraId="03A60B9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Element: ";</w:t>
      </w:r>
    </w:p>
    <w:p w14:paraId="1417DF2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&gt;&gt;element;</w:t>
      </w:r>
    </w:p>
    <w:p w14:paraId="72D8843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s1.insert(element))</w:t>
      </w:r>
    </w:p>
    <w:p w14:paraId="7755939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290BDEB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&lt;&lt;element&lt;&lt;" inserted";</w:t>
      </w:r>
    </w:p>
    <w:p w14:paraId="476B409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78997FD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else</w:t>
      </w:r>
    </w:p>
    <w:p w14:paraId="33CB95D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2440D88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&lt;&lt;"Insertion Failed";</w:t>
      </w:r>
    </w:p>
    <w:p w14:paraId="66BFE1C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6A45593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017DAA7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2:</w:t>
      </w:r>
    </w:p>
    <w:p w14:paraId="4D0081C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Element: ";</w:t>
      </w:r>
    </w:p>
    <w:p w14:paraId="277E6E4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&gt;&gt;element;</w:t>
      </w:r>
    </w:p>
    <w:p w14:paraId="385982B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s1.remove(element))</w:t>
      </w:r>
    </w:p>
    <w:p w14:paraId="5CF7A58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2396151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&lt;&lt;element&lt;&lt;" deleted";</w:t>
      </w:r>
    </w:p>
    <w:p w14:paraId="4FB40685"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t>}</w:t>
      </w:r>
    </w:p>
    <w:p w14:paraId="486AFD2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else</w:t>
      </w:r>
    </w:p>
    <w:p w14:paraId="4B7D822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28F7D21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&lt;&lt;"Deletion Failed";</w:t>
      </w:r>
    </w:p>
    <w:p w14:paraId="46446D3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4A1F9AA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397D865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3:</w:t>
      </w:r>
    </w:p>
    <w:p w14:paraId="1F97608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Element: ";</w:t>
      </w:r>
    </w:p>
    <w:p w14:paraId="0D5E888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&gt;&gt;element;</w:t>
      </w:r>
    </w:p>
    <w:p w14:paraId="7EA8CEC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s1.contains(element))</w:t>
      </w:r>
    </w:p>
    <w:p w14:paraId="2D118E6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15918EE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&lt;&lt;element&lt;&lt;" is present";</w:t>
      </w:r>
    </w:p>
    <w:p w14:paraId="0C23898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4A5F216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else</w:t>
      </w:r>
    </w:p>
    <w:p w14:paraId="3E91832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6F621A8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proofErr w:type="gramStart"/>
      <w:r>
        <w:rPr>
          <w:color w:val="000000" w:themeColor="text1"/>
          <w:sz w:val="24"/>
          <w:szCs w:val="24"/>
        </w:rPr>
        <w:t>cout</w:t>
      </w:r>
      <w:proofErr w:type="spellEnd"/>
      <w:proofErr w:type="gramEnd"/>
      <w:r>
        <w:rPr>
          <w:color w:val="000000" w:themeColor="text1"/>
          <w:sz w:val="24"/>
          <w:szCs w:val="24"/>
        </w:rPr>
        <w:t>&lt;&lt;element&lt;&lt;"is not  Present";</w:t>
      </w:r>
    </w:p>
    <w:p w14:paraId="219FB9C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07A7DFE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4E44EF5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4:</w:t>
      </w:r>
    </w:p>
    <w:p w14:paraId="459DC6D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nSize</w:t>
      </w:r>
      <w:proofErr w:type="spellEnd"/>
      <w:r>
        <w:rPr>
          <w:color w:val="000000" w:themeColor="text1"/>
          <w:sz w:val="24"/>
          <w:szCs w:val="24"/>
        </w:rPr>
        <w:t xml:space="preserve"> = "&lt;&lt;s1.size();</w:t>
      </w:r>
    </w:p>
    <w:p w14:paraId="50E162A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7193280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5:</w:t>
      </w:r>
    </w:p>
    <w:p w14:paraId="3573F36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s3=</w:t>
      </w:r>
      <w:proofErr w:type="gramStart"/>
      <w:r>
        <w:rPr>
          <w:color w:val="000000" w:themeColor="text1"/>
          <w:sz w:val="24"/>
          <w:szCs w:val="24"/>
        </w:rPr>
        <w:t>s1.intersection(</w:t>
      </w:r>
      <w:proofErr w:type="gramEnd"/>
      <w:r>
        <w:rPr>
          <w:color w:val="000000" w:themeColor="text1"/>
          <w:sz w:val="24"/>
          <w:szCs w:val="24"/>
        </w:rPr>
        <w:t>s1,s2);</w:t>
      </w:r>
    </w:p>
    <w:p w14:paraId="3C4CB1D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nSET</w:t>
      </w:r>
      <w:proofErr w:type="spellEnd"/>
      <w:r>
        <w:rPr>
          <w:color w:val="000000" w:themeColor="text1"/>
          <w:sz w:val="24"/>
          <w:szCs w:val="24"/>
        </w:rPr>
        <w:t xml:space="preserve"> 1's elements: ";</w:t>
      </w:r>
    </w:p>
    <w:p w14:paraId="6550857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s1.print(</w:t>
      </w:r>
      <w:proofErr w:type="gramEnd"/>
      <w:r>
        <w:rPr>
          <w:color w:val="000000" w:themeColor="text1"/>
          <w:sz w:val="24"/>
          <w:szCs w:val="24"/>
        </w:rPr>
        <w:t>);</w:t>
      </w:r>
    </w:p>
    <w:p w14:paraId="5D1DDF34"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nSET</w:t>
      </w:r>
      <w:proofErr w:type="spellEnd"/>
      <w:r>
        <w:rPr>
          <w:color w:val="000000" w:themeColor="text1"/>
          <w:sz w:val="24"/>
          <w:szCs w:val="24"/>
        </w:rPr>
        <w:t xml:space="preserve"> 2's elements: ";</w:t>
      </w:r>
    </w:p>
    <w:p w14:paraId="5E08C31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s2.print(</w:t>
      </w:r>
      <w:proofErr w:type="gramEnd"/>
      <w:r>
        <w:rPr>
          <w:color w:val="000000" w:themeColor="text1"/>
          <w:sz w:val="24"/>
          <w:szCs w:val="24"/>
        </w:rPr>
        <w:t>);</w:t>
      </w:r>
    </w:p>
    <w:p w14:paraId="1130B36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proofErr w:type="gramStart"/>
      <w:r>
        <w:rPr>
          <w:color w:val="000000" w:themeColor="text1"/>
          <w:sz w:val="24"/>
          <w:szCs w:val="24"/>
        </w:rPr>
        <w:t>cout</w:t>
      </w:r>
      <w:proofErr w:type="spellEnd"/>
      <w:proofErr w:type="gramEnd"/>
      <w:r>
        <w:rPr>
          <w:color w:val="000000" w:themeColor="text1"/>
          <w:sz w:val="24"/>
          <w:szCs w:val="24"/>
        </w:rPr>
        <w:t>&lt;&lt;"\</w:t>
      </w:r>
      <w:proofErr w:type="spellStart"/>
      <w:r>
        <w:rPr>
          <w:color w:val="000000" w:themeColor="text1"/>
          <w:sz w:val="24"/>
          <w:szCs w:val="24"/>
        </w:rPr>
        <w:t>nIntersection</w:t>
      </w:r>
      <w:proofErr w:type="spellEnd"/>
      <w:r>
        <w:rPr>
          <w:color w:val="000000" w:themeColor="text1"/>
          <w:sz w:val="24"/>
          <w:szCs w:val="24"/>
        </w:rPr>
        <w:t>: :";</w:t>
      </w:r>
    </w:p>
    <w:p w14:paraId="145F47C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s3.print(</w:t>
      </w:r>
      <w:proofErr w:type="gramEnd"/>
      <w:r>
        <w:rPr>
          <w:color w:val="000000" w:themeColor="text1"/>
          <w:sz w:val="24"/>
          <w:szCs w:val="24"/>
        </w:rPr>
        <w:t>);</w:t>
      </w:r>
    </w:p>
    <w:p w14:paraId="2651F44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31148D0D" w14:textId="77777777" w:rsidR="00D7431D" w:rsidRDefault="00D7431D" w:rsidP="00D7431D">
      <w:pPr>
        <w:rPr>
          <w:color w:val="000000" w:themeColor="text1"/>
          <w:sz w:val="24"/>
          <w:szCs w:val="24"/>
        </w:rPr>
      </w:pPr>
    </w:p>
    <w:p w14:paraId="7C73F5F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6:</w:t>
      </w:r>
    </w:p>
    <w:p w14:paraId="07B051E3" w14:textId="77777777" w:rsidR="00D7431D" w:rsidRDefault="00D7431D" w:rsidP="00D7431D">
      <w:pPr>
        <w:rPr>
          <w:color w:val="000000" w:themeColor="text1"/>
          <w:sz w:val="24"/>
          <w:szCs w:val="24"/>
        </w:rPr>
      </w:pPr>
    </w:p>
    <w:p w14:paraId="124231D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s3=</w:t>
      </w:r>
      <w:proofErr w:type="gramStart"/>
      <w:r>
        <w:rPr>
          <w:color w:val="000000" w:themeColor="text1"/>
          <w:sz w:val="24"/>
          <w:szCs w:val="24"/>
        </w:rPr>
        <w:t>s1.unionS(</w:t>
      </w:r>
      <w:proofErr w:type="gramEnd"/>
      <w:r>
        <w:rPr>
          <w:color w:val="000000" w:themeColor="text1"/>
          <w:sz w:val="24"/>
          <w:szCs w:val="24"/>
        </w:rPr>
        <w:t>s1,s2);</w:t>
      </w:r>
    </w:p>
    <w:p w14:paraId="107E6CF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nSET</w:t>
      </w:r>
      <w:proofErr w:type="spellEnd"/>
      <w:r>
        <w:rPr>
          <w:color w:val="000000" w:themeColor="text1"/>
          <w:sz w:val="24"/>
          <w:szCs w:val="24"/>
        </w:rPr>
        <w:t xml:space="preserve"> 1's elements: ";</w:t>
      </w:r>
    </w:p>
    <w:p w14:paraId="5D27A04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s1.print(</w:t>
      </w:r>
      <w:proofErr w:type="gramEnd"/>
      <w:r>
        <w:rPr>
          <w:color w:val="000000" w:themeColor="text1"/>
          <w:sz w:val="24"/>
          <w:szCs w:val="24"/>
        </w:rPr>
        <w:t>);</w:t>
      </w:r>
    </w:p>
    <w:p w14:paraId="543D1F2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nSET</w:t>
      </w:r>
      <w:proofErr w:type="spellEnd"/>
      <w:r>
        <w:rPr>
          <w:color w:val="000000" w:themeColor="text1"/>
          <w:sz w:val="24"/>
          <w:szCs w:val="24"/>
        </w:rPr>
        <w:t xml:space="preserve"> 2's elements: ";</w:t>
      </w:r>
    </w:p>
    <w:p w14:paraId="47E221E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s2.print(</w:t>
      </w:r>
      <w:proofErr w:type="gramEnd"/>
      <w:r>
        <w:rPr>
          <w:color w:val="000000" w:themeColor="text1"/>
          <w:sz w:val="24"/>
          <w:szCs w:val="24"/>
        </w:rPr>
        <w:t>);</w:t>
      </w:r>
    </w:p>
    <w:p w14:paraId="493C180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proofErr w:type="gramStart"/>
      <w:r>
        <w:rPr>
          <w:color w:val="000000" w:themeColor="text1"/>
          <w:sz w:val="24"/>
          <w:szCs w:val="24"/>
        </w:rPr>
        <w:t>cout</w:t>
      </w:r>
      <w:proofErr w:type="spellEnd"/>
      <w:proofErr w:type="gramEnd"/>
      <w:r>
        <w:rPr>
          <w:color w:val="000000" w:themeColor="text1"/>
          <w:sz w:val="24"/>
          <w:szCs w:val="24"/>
        </w:rPr>
        <w:t>&lt;&lt;"\</w:t>
      </w:r>
      <w:proofErr w:type="spellStart"/>
      <w:r>
        <w:rPr>
          <w:color w:val="000000" w:themeColor="text1"/>
          <w:sz w:val="24"/>
          <w:szCs w:val="24"/>
        </w:rPr>
        <w:t>nUnion</w:t>
      </w:r>
      <w:proofErr w:type="spellEnd"/>
      <w:r>
        <w:rPr>
          <w:color w:val="000000" w:themeColor="text1"/>
          <w:sz w:val="24"/>
          <w:szCs w:val="24"/>
        </w:rPr>
        <w:t xml:space="preserve"> :";</w:t>
      </w:r>
    </w:p>
    <w:p w14:paraId="21728E5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s3.print(</w:t>
      </w:r>
      <w:proofErr w:type="gramEnd"/>
      <w:r>
        <w:rPr>
          <w:color w:val="000000" w:themeColor="text1"/>
          <w:sz w:val="24"/>
          <w:szCs w:val="24"/>
        </w:rPr>
        <w:t>);</w:t>
      </w:r>
    </w:p>
    <w:p w14:paraId="42CBC2F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1E02BD3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7:</w:t>
      </w:r>
    </w:p>
    <w:p w14:paraId="6A21D81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s3=</w:t>
      </w:r>
      <w:proofErr w:type="gramStart"/>
      <w:r>
        <w:rPr>
          <w:color w:val="000000" w:themeColor="text1"/>
          <w:sz w:val="24"/>
          <w:szCs w:val="24"/>
        </w:rPr>
        <w:t>s1.difference(</w:t>
      </w:r>
      <w:proofErr w:type="gramEnd"/>
      <w:r>
        <w:rPr>
          <w:color w:val="000000" w:themeColor="text1"/>
          <w:sz w:val="24"/>
          <w:szCs w:val="24"/>
        </w:rPr>
        <w:t>s1,s2);</w:t>
      </w:r>
    </w:p>
    <w:p w14:paraId="2F6D01B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nSET</w:t>
      </w:r>
      <w:proofErr w:type="spellEnd"/>
      <w:r>
        <w:rPr>
          <w:color w:val="000000" w:themeColor="text1"/>
          <w:sz w:val="24"/>
          <w:szCs w:val="24"/>
        </w:rPr>
        <w:t xml:space="preserve"> 1's elements: ";</w:t>
      </w:r>
    </w:p>
    <w:p w14:paraId="03E89FC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s1.print(</w:t>
      </w:r>
      <w:proofErr w:type="gramEnd"/>
      <w:r>
        <w:rPr>
          <w:color w:val="000000" w:themeColor="text1"/>
          <w:sz w:val="24"/>
          <w:szCs w:val="24"/>
        </w:rPr>
        <w:t>);</w:t>
      </w:r>
    </w:p>
    <w:p w14:paraId="0E457EC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nSET</w:t>
      </w:r>
      <w:proofErr w:type="spellEnd"/>
      <w:r>
        <w:rPr>
          <w:color w:val="000000" w:themeColor="text1"/>
          <w:sz w:val="24"/>
          <w:szCs w:val="24"/>
        </w:rPr>
        <w:t xml:space="preserve"> 2's elements: ";</w:t>
      </w:r>
    </w:p>
    <w:p w14:paraId="1B1CDBE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s2.print(</w:t>
      </w:r>
      <w:proofErr w:type="gramEnd"/>
      <w:r>
        <w:rPr>
          <w:color w:val="000000" w:themeColor="text1"/>
          <w:sz w:val="24"/>
          <w:szCs w:val="24"/>
        </w:rPr>
        <w:t>);</w:t>
      </w:r>
    </w:p>
    <w:p w14:paraId="3D2CF75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proofErr w:type="gramStart"/>
      <w:r>
        <w:rPr>
          <w:color w:val="000000" w:themeColor="text1"/>
          <w:sz w:val="24"/>
          <w:szCs w:val="24"/>
        </w:rPr>
        <w:t>cout</w:t>
      </w:r>
      <w:proofErr w:type="spellEnd"/>
      <w:proofErr w:type="gramEnd"/>
      <w:r>
        <w:rPr>
          <w:color w:val="000000" w:themeColor="text1"/>
          <w:sz w:val="24"/>
          <w:szCs w:val="24"/>
        </w:rPr>
        <w:t>&lt;&lt;"\</w:t>
      </w:r>
      <w:proofErr w:type="spellStart"/>
      <w:r>
        <w:rPr>
          <w:color w:val="000000" w:themeColor="text1"/>
          <w:sz w:val="24"/>
          <w:szCs w:val="24"/>
        </w:rPr>
        <w:t>nDifference</w:t>
      </w:r>
      <w:proofErr w:type="spellEnd"/>
      <w:r>
        <w:rPr>
          <w:color w:val="000000" w:themeColor="text1"/>
          <w:sz w:val="24"/>
          <w:szCs w:val="24"/>
        </w:rPr>
        <w:t xml:space="preserve"> :";</w:t>
      </w:r>
    </w:p>
    <w:p w14:paraId="0118ECC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s3.print(</w:t>
      </w:r>
      <w:proofErr w:type="gramEnd"/>
      <w:r>
        <w:rPr>
          <w:color w:val="000000" w:themeColor="text1"/>
          <w:sz w:val="24"/>
          <w:szCs w:val="24"/>
        </w:rPr>
        <w:t>);</w:t>
      </w:r>
    </w:p>
    <w:p w14:paraId="3440DFB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37D3639F" w14:textId="77777777" w:rsidR="00D7431D" w:rsidRDefault="00D7431D" w:rsidP="00D7431D">
      <w:pPr>
        <w:rPr>
          <w:color w:val="000000" w:themeColor="text1"/>
          <w:sz w:val="24"/>
          <w:szCs w:val="24"/>
        </w:rPr>
      </w:pPr>
    </w:p>
    <w:p w14:paraId="43A19E9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2A4D1411"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}while</w:t>
      </w:r>
      <w:proofErr w:type="gramEnd"/>
      <w:r>
        <w:rPr>
          <w:color w:val="000000" w:themeColor="text1"/>
          <w:sz w:val="24"/>
          <w:szCs w:val="24"/>
        </w:rPr>
        <w:t>(choice!=0);</w:t>
      </w:r>
    </w:p>
    <w:p w14:paraId="6A079F86" w14:textId="77777777" w:rsidR="00D7431D" w:rsidRDefault="00D7431D" w:rsidP="00D7431D">
      <w:pPr>
        <w:rPr>
          <w:color w:val="000000" w:themeColor="text1"/>
          <w:sz w:val="24"/>
          <w:szCs w:val="24"/>
        </w:rPr>
      </w:pPr>
      <w:r>
        <w:rPr>
          <w:color w:val="000000" w:themeColor="text1"/>
          <w:sz w:val="24"/>
          <w:szCs w:val="24"/>
        </w:rPr>
        <w:tab/>
        <w:t>return 0;</w:t>
      </w:r>
    </w:p>
    <w:p w14:paraId="417FBF3B" w14:textId="77777777" w:rsidR="00D7431D" w:rsidRDefault="00D7431D" w:rsidP="00D7431D">
      <w:pPr>
        <w:rPr>
          <w:color w:val="000000" w:themeColor="text1"/>
          <w:sz w:val="24"/>
          <w:szCs w:val="24"/>
        </w:rPr>
      </w:pPr>
      <w:r>
        <w:rPr>
          <w:color w:val="000000" w:themeColor="text1"/>
          <w:sz w:val="24"/>
          <w:szCs w:val="24"/>
        </w:rPr>
        <w:t>}</w:t>
      </w:r>
    </w:p>
    <w:p w14:paraId="5CD81552" w14:textId="77777777" w:rsidR="00D7431D" w:rsidRDefault="00D7431D" w:rsidP="00D7431D">
      <w:pPr>
        <w:rPr>
          <w:b/>
          <w:bCs/>
          <w:color w:val="000000" w:themeColor="text1"/>
          <w:sz w:val="32"/>
          <w:szCs w:val="32"/>
          <w:u w:val="single"/>
        </w:rPr>
      </w:pPr>
    </w:p>
    <w:p w14:paraId="68B6D14A" w14:textId="2BC685E7" w:rsidR="00D7431D" w:rsidRDefault="00D7431D" w:rsidP="00D7431D">
      <w:pPr>
        <w:rPr>
          <w:b/>
          <w:bCs/>
          <w:color w:val="000000" w:themeColor="text1"/>
          <w:sz w:val="32"/>
          <w:szCs w:val="32"/>
          <w:u w:val="single"/>
        </w:rPr>
      </w:pPr>
      <w:r>
        <w:rPr>
          <w:b/>
          <w:bCs/>
          <w:color w:val="000000" w:themeColor="text1"/>
          <w:sz w:val="32"/>
          <w:szCs w:val="32"/>
          <w:u w:val="single"/>
        </w:rPr>
        <w:t>Output Screenshots:-</w:t>
      </w:r>
      <w:r>
        <w:rPr>
          <w:b/>
          <w:noProof/>
          <w:color w:val="000000" w:themeColor="text1"/>
          <w:sz w:val="32"/>
          <w:szCs w:val="32"/>
          <w:lang w:bidi="mr-IN"/>
        </w:rPr>
        <w:drawing>
          <wp:inline distT="0" distB="0" distL="0" distR="0" wp14:anchorId="11160FE5" wp14:editId="18025012">
            <wp:extent cx="5731510" cy="3220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4887F04E" w14:textId="03BC85FD" w:rsidR="00D7431D" w:rsidRDefault="00D7431D" w:rsidP="00D7431D">
      <w:pPr>
        <w:rPr>
          <w:b/>
          <w:bCs/>
          <w:color w:val="000000" w:themeColor="text1"/>
          <w:sz w:val="32"/>
          <w:szCs w:val="32"/>
          <w:u w:val="single"/>
        </w:rPr>
      </w:pPr>
      <w:r>
        <w:rPr>
          <w:b/>
          <w:noProof/>
          <w:color w:val="000000" w:themeColor="text1"/>
          <w:sz w:val="32"/>
          <w:szCs w:val="32"/>
          <w:lang w:bidi="mr-IN"/>
        </w:rPr>
        <w:lastRenderedPageBreak/>
        <w:drawing>
          <wp:inline distT="0" distB="0" distL="0" distR="0" wp14:anchorId="166C878E" wp14:editId="44E0EBA2">
            <wp:extent cx="5731510" cy="3220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221AB3CF" w14:textId="77777777" w:rsidR="00D7431D" w:rsidRDefault="00D7431D" w:rsidP="00D7431D">
      <w:pPr>
        <w:rPr>
          <w:color w:val="000000" w:themeColor="text1"/>
          <w:sz w:val="40"/>
          <w:szCs w:val="40"/>
          <w:u w:val="single"/>
        </w:rPr>
      </w:pPr>
    </w:p>
    <w:p w14:paraId="7570CD02" w14:textId="77777777" w:rsidR="00D7431D" w:rsidRDefault="00D7431D" w:rsidP="00D7431D">
      <w:pPr>
        <w:rPr>
          <w:color w:val="000000" w:themeColor="text1"/>
          <w:sz w:val="40"/>
          <w:szCs w:val="40"/>
          <w:u w:val="single"/>
        </w:rPr>
      </w:pPr>
    </w:p>
    <w:p w14:paraId="0375CA81" w14:textId="77777777" w:rsidR="00D7431D" w:rsidRDefault="00D7431D" w:rsidP="00D7431D">
      <w:pPr>
        <w:rPr>
          <w:color w:val="000000" w:themeColor="text1"/>
          <w:sz w:val="40"/>
          <w:szCs w:val="40"/>
          <w:u w:val="single"/>
        </w:rPr>
      </w:pPr>
      <w:r>
        <w:rPr>
          <w:color w:val="000000" w:themeColor="text1"/>
          <w:sz w:val="40"/>
          <w:szCs w:val="40"/>
          <w:u w:val="single"/>
        </w:rPr>
        <w:t>Conclusion:-</w:t>
      </w:r>
    </w:p>
    <w:p w14:paraId="58E6653E" w14:textId="77777777" w:rsidR="00D7431D" w:rsidRDefault="00D7431D" w:rsidP="00D7431D">
      <w:pPr>
        <w:rPr>
          <w:color w:val="000000" w:themeColor="text1"/>
          <w:sz w:val="36"/>
          <w:szCs w:val="36"/>
        </w:rPr>
      </w:pPr>
      <w:proofErr w:type="spellStart"/>
      <w:r>
        <w:rPr>
          <w:color w:val="000000" w:themeColor="text1"/>
          <w:sz w:val="36"/>
          <w:szCs w:val="36"/>
        </w:rPr>
        <w:t>Thus</w:t>
      </w:r>
      <w:proofErr w:type="gramStart"/>
      <w:r>
        <w:rPr>
          <w:color w:val="000000" w:themeColor="text1"/>
          <w:sz w:val="36"/>
          <w:szCs w:val="36"/>
        </w:rPr>
        <w:t>,we</w:t>
      </w:r>
      <w:proofErr w:type="spellEnd"/>
      <w:proofErr w:type="gramEnd"/>
      <w:r>
        <w:rPr>
          <w:color w:val="000000" w:themeColor="text1"/>
          <w:sz w:val="36"/>
          <w:szCs w:val="36"/>
        </w:rPr>
        <w:t xml:space="preserve"> have studied different operations on set ADT.</w:t>
      </w:r>
    </w:p>
    <w:p w14:paraId="426F54A7" w14:textId="77777777" w:rsidR="00D7431D" w:rsidRDefault="00D7431D" w:rsidP="00D7431D">
      <w:pPr>
        <w:jc w:val="center"/>
        <w:rPr>
          <w:b/>
          <w:bCs/>
          <w:color w:val="000000" w:themeColor="text1"/>
          <w:sz w:val="40"/>
          <w:szCs w:val="40"/>
          <w:u w:val="single"/>
        </w:rPr>
      </w:pPr>
      <w:r>
        <w:rPr>
          <w:b/>
          <w:bCs/>
          <w:color w:val="000000" w:themeColor="text1"/>
          <w:sz w:val="40"/>
          <w:szCs w:val="40"/>
          <w:u w:val="single"/>
        </w:rPr>
        <w:t>ASSIGNMENT NO.2.</w:t>
      </w:r>
    </w:p>
    <w:p w14:paraId="440F693A" w14:textId="77777777" w:rsidR="00D7431D" w:rsidRDefault="00D7431D" w:rsidP="00D7431D">
      <w:pPr>
        <w:pStyle w:val="Default"/>
        <w:rPr>
          <w:rFonts w:asciiTheme="minorHAnsi" w:hAnsiTheme="minorHAnsi"/>
          <w:b/>
          <w:bCs/>
          <w:color w:val="000000" w:themeColor="text1"/>
          <w:sz w:val="32"/>
          <w:szCs w:val="32"/>
          <w:u w:val="single"/>
        </w:rPr>
      </w:pPr>
      <w:proofErr w:type="gramStart"/>
      <w:r>
        <w:rPr>
          <w:rFonts w:asciiTheme="minorHAnsi" w:hAnsiTheme="minorHAnsi"/>
          <w:b/>
          <w:bCs/>
          <w:color w:val="000000" w:themeColor="text1"/>
          <w:sz w:val="32"/>
          <w:szCs w:val="32"/>
          <w:u w:val="single"/>
        </w:rPr>
        <w:t>Aim :</w:t>
      </w:r>
      <w:proofErr w:type="gramEnd"/>
      <w:r>
        <w:rPr>
          <w:rFonts w:asciiTheme="minorHAnsi" w:hAnsiTheme="minorHAnsi"/>
          <w:b/>
          <w:bCs/>
          <w:color w:val="000000" w:themeColor="text1"/>
          <w:sz w:val="32"/>
          <w:szCs w:val="32"/>
          <w:u w:val="single"/>
        </w:rPr>
        <w:t>-</w:t>
      </w:r>
    </w:p>
    <w:p w14:paraId="1E44B8C1" w14:textId="77777777" w:rsidR="00D7431D" w:rsidRDefault="00D7431D" w:rsidP="00D7431D">
      <w:pPr>
        <w:pStyle w:val="Default"/>
        <w:rPr>
          <w:rFonts w:asciiTheme="minorHAnsi" w:hAnsiTheme="minorHAnsi" w:cs="Arial Unicode MS"/>
          <w:color w:val="000000" w:themeColor="text1"/>
        </w:rPr>
      </w:pPr>
      <w:r>
        <w:rPr>
          <w:rFonts w:asciiTheme="minorHAnsi" w:hAnsiTheme="minorHAnsi"/>
          <w:color w:val="000000" w:themeColor="text1"/>
          <w:sz w:val="22"/>
          <w:szCs w:val="22"/>
        </w:rPr>
        <w:t xml:space="preserve">Construct a threaded binary search tree by inserting values in the given order and traverse it in </w:t>
      </w:r>
      <w:proofErr w:type="spellStart"/>
      <w:r>
        <w:rPr>
          <w:rFonts w:asciiTheme="minorHAnsi" w:hAnsiTheme="minorHAnsi"/>
          <w:color w:val="000000" w:themeColor="text1"/>
          <w:sz w:val="22"/>
          <w:szCs w:val="22"/>
        </w:rPr>
        <w:t>inorder</w:t>
      </w:r>
      <w:proofErr w:type="spellEnd"/>
      <w:r>
        <w:rPr>
          <w:rFonts w:asciiTheme="minorHAnsi" w:hAnsiTheme="minorHAnsi"/>
          <w:color w:val="000000" w:themeColor="text1"/>
          <w:sz w:val="22"/>
          <w:szCs w:val="22"/>
        </w:rPr>
        <w:t xml:space="preserve"> traversal using threads. </w:t>
      </w:r>
    </w:p>
    <w:p w14:paraId="4D70800E" w14:textId="77777777" w:rsidR="00D7431D" w:rsidRDefault="00D7431D" w:rsidP="00D7431D">
      <w:pPr>
        <w:rPr>
          <w:b/>
          <w:bCs/>
          <w:color w:val="000000" w:themeColor="text1"/>
          <w:sz w:val="32"/>
          <w:szCs w:val="32"/>
          <w:u w:val="single"/>
        </w:rPr>
      </w:pPr>
    </w:p>
    <w:p w14:paraId="6FED7EE9" w14:textId="77777777" w:rsidR="00D7431D" w:rsidRDefault="00D7431D" w:rsidP="00D7431D">
      <w:pPr>
        <w:rPr>
          <w:b/>
          <w:bCs/>
          <w:color w:val="000000" w:themeColor="text1"/>
          <w:sz w:val="32"/>
          <w:szCs w:val="32"/>
          <w:u w:val="single"/>
        </w:rPr>
      </w:pPr>
      <w:r>
        <w:rPr>
          <w:b/>
          <w:bCs/>
          <w:color w:val="000000" w:themeColor="text1"/>
          <w:sz w:val="32"/>
          <w:szCs w:val="32"/>
          <w:u w:val="single"/>
        </w:rPr>
        <w:t>Objective:-</w:t>
      </w:r>
    </w:p>
    <w:p w14:paraId="052AAB15" w14:textId="77777777" w:rsidR="00D7431D" w:rsidRDefault="00D7431D" w:rsidP="00D7431D">
      <w:r>
        <w:t>To understand the following Concepts of Threaded Binary Search Tree (TBT):</w:t>
      </w:r>
    </w:p>
    <w:p w14:paraId="50F1F09C" w14:textId="77777777" w:rsidR="00D7431D" w:rsidRDefault="00D7431D" w:rsidP="00D7431D">
      <w:r>
        <w:t xml:space="preserve"> i. Creating a TBT using tree data structure</w:t>
      </w:r>
    </w:p>
    <w:p w14:paraId="6CA88269" w14:textId="77777777" w:rsidR="00D7431D" w:rsidRDefault="00D7431D" w:rsidP="00D7431D">
      <w:pPr>
        <w:rPr>
          <w:color w:val="000000" w:themeColor="text1"/>
          <w:sz w:val="24"/>
          <w:szCs w:val="24"/>
        </w:rPr>
      </w:pPr>
      <w:r>
        <w:t xml:space="preserve">. ii. </w:t>
      </w:r>
      <w:proofErr w:type="spellStart"/>
      <w:r>
        <w:t>Inorder</w:t>
      </w:r>
      <w:proofErr w:type="spellEnd"/>
      <w:r>
        <w:t xml:space="preserve"> traversal using threads. </w:t>
      </w:r>
    </w:p>
    <w:p w14:paraId="179FEC02" w14:textId="77777777" w:rsidR="00D7431D" w:rsidRDefault="00D7431D" w:rsidP="00D7431D">
      <w:pPr>
        <w:rPr>
          <w:b/>
          <w:bCs/>
          <w:color w:val="000000" w:themeColor="text1"/>
          <w:sz w:val="32"/>
          <w:szCs w:val="32"/>
          <w:u w:val="single"/>
        </w:rPr>
      </w:pPr>
    </w:p>
    <w:p w14:paraId="6D2DD7EC" w14:textId="77777777" w:rsidR="00D7431D" w:rsidRDefault="00D7431D" w:rsidP="00D7431D">
      <w:pPr>
        <w:rPr>
          <w:b/>
          <w:bCs/>
          <w:color w:val="000000" w:themeColor="text1"/>
          <w:sz w:val="32"/>
          <w:szCs w:val="32"/>
          <w:u w:val="single"/>
        </w:rPr>
      </w:pPr>
      <w:r>
        <w:rPr>
          <w:b/>
          <w:bCs/>
          <w:color w:val="000000" w:themeColor="text1"/>
          <w:sz w:val="32"/>
          <w:szCs w:val="32"/>
          <w:u w:val="single"/>
        </w:rPr>
        <w:lastRenderedPageBreak/>
        <w:t>Theory:-</w:t>
      </w:r>
    </w:p>
    <w:p w14:paraId="12C178B7" w14:textId="77777777" w:rsidR="00D7431D" w:rsidRDefault="00D7431D" w:rsidP="00D7431D">
      <w:pPr>
        <w:pStyle w:val="NormalWeb"/>
        <w:rPr>
          <w:rFonts w:asciiTheme="minorHAnsi" w:hAnsiTheme="minorHAnsi" w:cstheme="minorHAnsi"/>
          <w:color w:val="000000"/>
        </w:rPr>
      </w:pPr>
      <w:r>
        <w:rPr>
          <w:rFonts w:asciiTheme="minorHAnsi" w:hAnsiTheme="minorHAnsi" w:cstheme="minorHAnsi"/>
          <w:color w:val="000000"/>
        </w:rPr>
        <w:t>A </w:t>
      </w:r>
      <w:hyperlink r:id="rId11" w:history="1">
        <w:r>
          <w:rPr>
            <w:rStyle w:val="Hyperlink"/>
            <w:rFonts w:asciiTheme="minorHAnsi" w:hAnsiTheme="minorHAnsi" w:cstheme="minorHAnsi"/>
            <w:color w:val="006969"/>
          </w:rPr>
          <w:t>binary tree</w:t>
        </w:r>
      </w:hyperlink>
      <w:r>
        <w:rPr>
          <w:rFonts w:asciiTheme="minorHAnsi" w:hAnsiTheme="minorHAnsi" w:cstheme="minorHAnsi"/>
          <w:color w:val="000000"/>
        </w:rPr>
        <w:t> can be represented by using array representation or linked list representation. When a binary tree is represented using linked list representation. If any node is not having a child we use a NULL pointer. These special pointers are threaded and the binary tree having such pointers is called a threaded binary tree. Thread in a binary tree is represented by a dotted line. In linked list representation of a binary tree, they are a number of a NULL pointer than actual pointers. This NULL pointer does not play any role except indicating there is no child. The </w:t>
      </w:r>
      <w:r>
        <w:rPr>
          <w:rFonts w:asciiTheme="minorHAnsi" w:hAnsiTheme="minorHAnsi" w:cstheme="minorHAnsi"/>
          <w:b/>
          <w:bCs/>
          <w:color w:val="000000"/>
        </w:rPr>
        <w:t>threaded binary tree</w:t>
      </w:r>
      <w:r>
        <w:rPr>
          <w:rFonts w:asciiTheme="minorHAnsi" w:hAnsiTheme="minorHAnsi" w:cstheme="minorHAnsi"/>
          <w:color w:val="000000"/>
        </w:rPr>
        <w:t> is proposed by A.J Perlis and C Thornton. There are three ways to thread a binary tree.</w:t>
      </w:r>
    </w:p>
    <w:p w14:paraId="2340C140" w14:textId="77777777" w:rsidR="00D7431D" w:rsidRDefault="00D7431D" w:rsidP="00D7431D">
      <w:pPr>
        <w:numPr>
          <w:ilvl w:val="0"/>
          <w:numId w:val="1"/>
        </w:numPr>
        <w:spacing w:before="100" w:beforeAutospacing="1" w:after="100" w:afterAutospacing="1" w:line="240" w:lineRule="auto"/>
        <w:rPr>
          <w:rFonts w:cstheme="minorHAnsi"/>
          <w:color w:val="000000"/>
          <w:sz w:val="24"/>
          <w:szCs w:val="24"/>
        </w:rPr>
      </w:pPr>
      <w:r>
        <w:rPr>
          <w:rFonts w:cstheme="minorHAnsi"/>
          <w:color w:val="000000"/>
          <w:sz w:val="24"/>
          <w:szCs w:val="24"/>
        </w:rPr>
        <w:t>In the in order traversal When The right NULL pointer of each leaf node can be replaced by a thread to the successor of that node then it is called a right thread, and the resultant tree called a right threaded tree or right threaded binary tree.</w:t>
      </w:r>
    </w:p>
    <w:p w14:paraId="064273A5" w14:textId="77777777" w:rsidR="00D7431D" w:rsidRDefault="00D7431D" w:rsidP="00D7431D">
      <w:pPr>
        <w:numPr>
          <w:ilvl w:val="0"/>
          <w:numId w:val="1"/>
        </w:numPr>
        <w:spacing w:before="100" w:beforeAutospacing="1" w:after="100" w:afterAutospacing="1" w:line="240" w:lineRule="auto"/>
        <w:rPr>
          <w:rFonts w:cstheme="minorHAnsi"/>
          <w:color w:val="000000"/>
          <w:sz w:val="24"/>
          <w:szCs w:val="24"/>
        </w:rPr>
      </w:pPr>
      <w:r>
        <w:rPr>
          <w:rFonts w:cstheme="minorHAnsi"/>
          <w:color w:val="000000"/>
          <w:sz w:val="24"/>
          <w:szCs w:val="24"/>
        </w:rPr>
        <w:t>When The left NULL pointer of each node can be replaced by a thread to the predecessor of that node under in order traversal it is called left thread and the resultant tree will call a left threaded tree.</w:t>
      </w:r>
    </w:p>
    <w:p w14:paraId="3E5B27AE" w14:textId="77777777" w:rsidR="00D7431D" w:rsidRDefault="00D7431D" w:rsidP="00D7431D">
      <w:pPr>
        <w:numPr>
          <w:ilvl w:val="0"/>
          <w:numId w:val="1"/>
        </w:numPr>
        <w:spacing w:before="100" w:beforeAutospacing="1" w:after="100" w:afterAutospacing="1" w:line="240" w:lineRule="auto"/>
        <w:rPr>
          <w:rFonts w:cstheme="minorHAnsi"/>
          <w:color w:val="000000"/>
          <w:sz w:val="24"/>
          <w:szCs w:val="24"/>
        </w:rPr>
      </w:pPr>
      <w:r>
        <w:rPr>
          <w:rFonts w:cstheme="minorHAnsi"/>
          <w:color w:val="000000"/>
          <w:sz w:val="24"/>
          <w:szCs w:val="24"/>
        </w:rPr>
        <w:t>In the in order traversal, the left and the right NULL pointer can be used to point to predecessor and successor of that node respectively. then the resultant tree is called a fully threaded tree.</w:t>
      </w:r>
    </w:p>
    <w:p w14:paraId="4A0E1487" w14:textId="77777777" w:rsidR="00D7431D" w:rsidRDefault="00D7431D" w:rsidP="00D7431D">
      <w:pPr>
        <w:pStyle w:val="NormalWeb"/>
        <w:rPr>
          <w:rFonts w:asciiTheme="minorHAnsi" w:hAnsiTheme="minorHAnsi" w:cstheme="minorHAnsi"/>
          <w:color w:val="000000"/>
        </w:rPr>
      </w:pPr>
      <w:r>
        <w:rPr>
          <w:rFonts w:asciiTheme="minorHAnsi" w:hAnsiTheme="minorHAnsi" w:cstheme="minorHAnsi"/>
          <w:color w:val="000000"/>
        </w:rPr>
        <w:t xml:space="preserve">In the threaded binary tree when there is only one thread is used then it is called as one way threaded tree and when both the threads are used then it is called the two way threaded </w:t>
      </w:r>
      <w:proofErr w:type="gramStart"/>
      <w:r>
        <w:rPr>
          <w:rFonts w:asciiTheme="minorHAnsi" w:hAnsiTheme="minorHAnsi" w:cstheme="minorHAnsi"/>
          <w:color w:val="000000"/>
        </w:rPr>
        <w:t>tree</w:t>
      </w:r>
      <w:proofErr w:type="gramEnd"/>
      <w:r>
        <w:rPr>
          <w:rFonts w:asciiTheme="minorHAnsi" w:hAnsiTheme="minorHAnsi" w:cstheme="minorHAnsi"/>
          <w:color w:val="000000"/>
        </w:rPr>
        <w:t>. The pointer point to the root node when If there is no in-order predecessor or in-order successor.</w:t>
      </w:r>
    </w:p>
    <w:p w14:paraId="1936627A" w14:textId="0C38B1F9" w:rsidR="00D7431D" w:rsidRDefault="00D7431D" w:rsidP="00D7431D">
      <w:pPr>
        <w:pStyle w:val="NormalWeb"/>
        <w:shd w:val="clear" w:color="auto" w:fill="FFFFFF"/>
        <w:spacing w:before="0" w:beforeAutospacing="0" w:after="0" w:afterAutospacing="0"/>
        <w:textAlignment w:val="baseline"/>
        <w:rPr>
          <w:rFonts w:asciiTheme="minorHAnsi" w:hAnsiTheme="minorHAnsi" w:cs="Arial"/>
          <w:color w:val="000000" w:themeColor="text1"/>
        </w:rPr>
      </w:pPr>
      <w:r>
        <w:rPr>
          <w:rFonts w:asciiTheme="minorHAnsi" w:hAnsiTheme="minorHAnsi" w:cstheme="minorHAnsi"/>
          <w:color w:val="000000" w:themeColor="text1"/>
        </w:rPr>
        <w:t>Following diagram shows an example Single Threaded Binary Tree. The dotted lines represent threads.</w:t>
      </w:r>
      <w:r>
        <w:rPr>
          <w:rFonts w:asciiTheme="minorHAnsi" w:hAnsiTheme="minorHAnsi" w:cstheme="minorHAnsi"/>
          <w:color w:val="000000" w:themeColor="text1"/>
        </w:rPr>
        <w:br/>
      </w:r>
      <w:r>
        <w:rPr>
          <w:rFonts w:asciiTheme="minorHAnsi" w:hAnsiTheme="minorHAnsi" w:cs="Arial"/>
          <w:noProof/>
          <w:color w:val="000000" w:themeColor="text1"/>
          <w:bdr w:val="none" w:sz="0" w:space="0" w:color="auto" w:frame="1"/>
          <w:lang w:bidi="mr-IN"/>
        </w:rPr>
        <w:drawing>
          <wp:inline distT="0" distB="0" distL="0" distR="0" wp14:anchorId="2BB769F0" wp14:editId="3B06BACA">
            <wp:extent cx="2095500" cy="1524000"/>
            <wp:effectExtent l="0" t="0" r="0" b="0"/>
            <wp:docPr id="7" name="Picture 7" descr="threadedB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edB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524000"/>
                    </a:xfrm>
                    <a:prstGeom prst="rect">
                      <a:avLst/>
                    </a:prstGeom>
                    <a:noFill/>
                    <a:ln>
                      <a:noFill/>
                    </a:ln>
                  </pic:spPr>
                </pic:pic>
              </a:graphicData>
            </a:graphic>
          </wp:inline>
        </w:drawing>
      </w:r>
    </w:p>
    <w:p w14:paraId="566C9738" w14:textId="77777777" w:rsidR="00D7431D" w:rsidRDefault="00D7431D" w:rsidP="00D7431D">
      <w:pPr>
        <w:rPr>
          <w:b/>
          <w:bCs/>
          <w:color w:val="000000" w:themeColor="text1"/>
          <w:sz w:val="24"/>
          <w:szCs w:val="24"/>
          <w:u w:val="single"/>
        </w:rPr>
      </w:pPr>
      <w:r>
        <w:rPr>
          <w:b/>
          <w:bCs/>
          <w:color w:val="000000" w:themeColor="text1"/>
          <w:sz w:val="32"/>
          <w:szCs w:val="32"/>
          <w:u w:val="single"/>
        </w:rPr>
        <w:t>Algorithm:-</w:t>
      </w:r>
    </w:p>
    <w:p w14:paraId="1EF22254" w14:textId="77777777" w:rsidR="00D7431D" w:rsidRDefault="00D7431D" w:rsidP="00D7431D">
      <w:pPr>
        <w:shd w:val="clear" w:color="auto" w:fill="FFFFFF"/>
        <w:spacing w:after="0" w:line="240" w:lineRule="auto"/>
        <w:textAlignment w:val="baseline"/>
        <w:rPr>
          <w:rFonts w:eastAsia="Times New Roman" w:cs="Arial"/>
          <w:color w:val="000000" w:themeColor="text1"/>
          <w:sz w:val="24"/>
          <w:szCs w:val="24"/>
          <w:lang w:bidi="bn-IN"/>
        </w:rPr>
      </w:pPr>
      <w:r>
        <w:rPr>
          <w:rFonts w:eastAsia="Times New Roman" w:cs="Arial"/>
          <w:color w:val="000000" w:themeColor="text1"/>
          <w:sz w:val="24"/>
          <w:szCs w:val="24"/>
          <w:lang w:bidi="bn-IN"/>
        </w:rPr>
        <w:t>Let </w:t>
      </w:r>
      <w:proofErr w:type="spellStart"/>
      <w:r>
        <w:rPr>
          <w:rFonts w:eastAsia="Times New Roman" w:cs="Arial"/>
          <w:b/>
          <w:bCs/>
          <w:color w:val="000000" w:themeColor="text1"/>
          <w:sz w:val="24"/>
          <w:szCs w:val="24"/>
          <w:lang w:bidi="bn-IN"/>
        </w:rPr>
        <w:t>tmp</w:t>
      </w:r>
      <w:proofErr w:type="spellEnd"/>
      <w:r>
        <w:rPr>
          <w:rFonts w:eastAsia="Times New Roman" w:cs="Arial"/>
          <w:b/>
          <w:bCs/>
          <w:color w:val="000000" w:themeColor="text1"/>
          <w:sz w:val="24"/>
          <w:szCs w:val="24"/>
          <w:lang w:bidi="bn-IN"/>
        </w:rPr>
        <w:t xml:space="preserve"> be the newly inserted node</w:t>
      </w:r>
      <w:r>
        <w:rPr>
          <w:rFonts w:eastAsia="Times New Roman" w:cs="Arial"/>
          <w:color w:val="000000" w:themeColor="text1"/>
          <w:sz w:val="24"/>
          <w:szCs w:val="24"/>
          <w:lang w:bidi="bn-IN"/>
        </w:rPr>
        <w:t>. There can be three cases during insertion:</w:t>
      </w:r>
    </w:p>
    <w:p w14:paraId="4A1BA1F8" w14:textId="77777777" w:rsidR="00D7431D" w:rsidRDefault="00D7431D" w:rsidP="00D7431D">
      <w:pPr>
        <w:shd w:val="clear" w:color="auto" w:fill="FFFFFF"/>
        <w:spacing w:after="0" w:line="240" w:lineRule="auto"/>
        <w:textAlignment w:val="baseline"/>
        <w:rPr>
          <w:rFonts w:eastAsia="Times New Roman" w:cs="Arial"/>
          <w:color w:val="000000" w:themeColor="text1"/>
          <w:sz w:val="24"/>
          <w:szCs w:val="24"/>
          <w:lang w:bidi="bn-IN"/>
        </w:rPr>
      </w:pPr>
      <w:r>
        <w:rPr>
          <w:rFonts w:eastAsia="Times New Roman" w:cs="Arial"/>
          <w:b/>
          <w:bCs/>
          <w:color w:val="000000" w:themeColor="text1"/>
          <w:sz w:val="24"/>
          <w:szCs w:val="24"/>
          <w:bdr w:val="none" w:sz="0" w:space="0" w:color="auto" w:frame="1"/>
          <w:lang w:bidi="bn-IN"/>
        </w:rPr>
        <w:t>Case 1: Insertion in empty tree</w:t>
      </w:r>
      <w:r>
        <w:rPr>
          <w:rFonts w:eastAsia="Times New Roman" w:cs="Arial"/>
          <w:color w:val="000000" w:themeColor="text1"/>
          <w:sz w:val="24"/>
          <w:szCs w:val="24"/>
          <w:lang w:bidi="bn-IN"/>
        </w:rPr>
        <w:br/>
        <w:t xml:space="preserve">Both left and right pointers of </w:t>
      </w:r>
      <w:proofErr w:type="spellStart"/>
      <w:r>
        <w:rPr>
          <w:rFonts w:eastAsia="Times New Roman" w:cs="Arial"/>
          <w:color w:val="000000" w:themeColor="text1"/>
          <w:sz w:val="24"/>
          <w:szCs w:val="24"/>
          <w:lang w:bidi="bn-IN"/>
        </w:rPr>
        <w:t>tmp</w:t>
      </w:r>
      <w:proofErr w:type="spellEnd"/>
      <w:r>
        <w:rPr>
          <w:rFonts w:eastAsia="Times New Roman" w:cs="Arial"/>
          <w:color w:val="000000" w:themeColor="text1"/>
          <w:sz w:val="24"/>
          <w:szCs w:val="24"/>
          <w:lang w:bidi="bn-IN"/>
        </w:rPr>
        <w:t xml:space="preserve"> will be set to NULL and new node becomes the root.</w:t>
      </w:r>
    </w:p>
    <w:p w14:paraId="21217C70"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r>
        <w:rPr>
          <w:rFonts w:eastAsia="Times New Roman" w:cs="Courier New"/>
          <w:color w:val="000000" w:themeColor="text1"/>
          <w:sz w:val="24"/>
          <w:szCs w:val="24"/>
          <w:lang w:bidi="bn-IN"/>
        </w:rPr>
        <w:t xml:space="preserve">root = </w:t>
      </w:r>
      <w:proofErr w:type="spellStart"/>
      <w:r>
        <w:rPr>
          <w:rFonts w:eastAsia="Times New Roman" w:cs="Courier New"/>
          <w:color w:val="000000" w:themeColor="text1"/>
          <w:sz w:val="24"/>
          <w:szCs w:val="24"/>
          <w:lang w:bidi="bn-IN"/>
        </w:rPr>
        <w:t>tmp</w:t>
      </w:r>
      <w:proofErr w:type="spellEnd"/>
      <w:r>
        <w:rPr>
          <w:rFonts w:eastAsia="Times New Roman" w:cs="Courier New"/>
          <w:color w:val="000000" w:themeColor="text1"/>
          <w:sz w:val="24"/>
          <w:szCs w:val="24"/>
          <w:lang w:bidi="bn-IN"/>
        </w:rPr>
        <w:t>;</w:t>
      </w:r>
    </w:p>
    <w:p w14:paraId="1CAFAA42"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proofErr w:type="spellStart"/>
      <w:r>
        <w:rPr>
          <w:rFonts w:eastAsia="Times New Roman" w:cs="Courier New"/>
          <w:color w:val="000000" w:themeColor="text1"/>
          <w:sz w:val="24"/>
          <w:szCs w:val="24"/>
          <w:lang w:bidi="bn-IN"/>
        </w:rPr>
        <w:t>tmp</w:t>
      </w:r>
      <w:proofErr w:type="spellEnd"/>
      <w:r>
        <w:rPr>
          <w:rFonts w:eastAsia="Times New Roman" w:cs="Courier New"/>
          <w:color w:val="000000" w:themeColor="text1"/>
          <w:sz w:val="24"/>
          <w:szCs w:val="24"/>
          <w:lang w:bidi="bn-IN"/>
        </w:rPr>
        <w:t xml:space="preserve"> -&gt; left = NULL;</w:t>
      </w:r>
    </w:p>
    <w:p w14:paraId="1A236A17"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proofErr w:type="spellStart"/>
      <w:r>
        <w:rPr>
          <w:rFonts w:eastAsia="Times New Roman" w:cs="Courier New"/>
          <w:color w:val="000000" w:themeColor="text1"/>
          <w:sz w:val="24"/>
          <w:szCs w:val="24"/>
          <w:lang w:bidi="bn-IN"/>
        </w:rPr>
        <w:lastRenderedPageBreak/>
        <w:t>tmp</w:t>
      </w:r>
      <w:proofErr w:type="spellEnd"/>
      <w:r>
        <w:rPr>
          <w:rFonts w:eastAsia="Times New Roman" w:cs="Courier New"/>
          <w:color w:val="000000" w:themeColor="text1"/>
          <w:sz w:val="24"/>
          <w:szCs w:val="24"/>
          <w:lang w:bidi="bn-IN"/>
        </w:rPr>
        <w:t xml:space="preserve"> -&gt; right = NULL;</w:t>
      </w:r>
    </w:p>
    <w:p w14:paraId="5BA9AC1A" w14:textId="77777777" w:rsidR="00D7431D" w:rsidRDefault="00D7431D" w:rsidP="00D7431D">
      <w:pPr>
        <w:shd w:val="clear" w:color="auto" w:fill="FFFFFF"/>
        <w:spacing w:after="0" w:line="240" w:lineRule="auto"/>
        <w:textAlignment w:val="baseline"/>
        <w:rPr>
          <w:rFonts w:eastAsia="Times New Roman" w:cs="Arial"/>
          <w:color w:val="000000" w:themeColor="text1"/>
          <w:sz w:val="24"/>
          <w:szCs w:val="24"/>
          <w:lang w:bidi="bn-IN"/>
        </w:rPr>
      </w:pPr>
      <w:r>
        <w:rPr>
          <w:rFonts w:eastAsia="Times New Roman" w:cs="Arial"/>
          <w:b/>
          <w:bCs/>
          <w:color w:val="000000" w:themeColor="text1"/>
          <w:sz w:val="24"/>
          <w:szCs w:val="24"/>
          <w:bdr w:val="none" w:sz="0" w:space="0" w:color="auto" w:frame="1"/>
          <w:lang w:bidi="bn-IN"/>
        </w:rPr>
        <w:t>Case 2: When new node inserted as the left child</w:t>
      </w:r>
      <w:r>
        <w:rPr>
          <w:rFonts w:eastAsia="Times New Roman" w:cs="Arial"/>
          <w:color w:val="000000" w:themeColor="text1"/>
          <w:sz w:val="24"/>
          <w:szCs w:val="24"/>
          <w:lang w:bidi="bn-IN"/>
        </w:rPr>
        <w:br/>
        <w:t xml:space="preserve">After inserting the node at its proper place we have to make its left and right threads points to </w:t>
      </w:r>
      <w:proofErr w:type="spellStart"/>
      <w:r>
        <w:rPr>
          <w:rFonts w:eastAsia="Times New Roman" w:cs="Arial"/>
          <w:color w:val="000000" w:themeColor="text1"/>
          <w:sz w:val="24"/>
          <w:szCs w:val="24"/>
          <w:lang w:bidi="bn-IN"/>
        </w:rPr>
        <w:t>inorder</w:t>
      </w:r>
      <w:proofErr w:type="spellEnd"/>
      <w:r>
        <w:rPr>
          <w:rFonts w:eastAsia="Times New Roman" w:cs="Arial"/>
          <w:color w:val="000000" w:themeColor="text1"/>
          <w:sz w:val="24"/>
          <w:szCs w:val="24"/>
          <w:lang w:bidi="bn-IN"/>
        </w:rPr>
        <w:t xml:space="preserve"> predecessor and successor respectively. </w:t>
      </w:r>
      <w:proofErr w:type="gramStart"/>
      <w:r>
        <w:rPr>
          <w:rFonts w:eastAsia="Times New Roman" w:cs="Arial"/>
          <w:color w:val="000000" w:themeColor="text1"/>
          <w:sz w:val="24"/>
          <w:szCs w:val="24"/>
          <w:lang w:bidi="bn-IN"/>
        </w:rPr>
        <w:t>The node which was </w:t>
      </w:r>
      <w:proofErr w:type="spellStart"/>
      <w:r>
        <w:rPr>
          <w:rFonts w:eastAsia="Times New Roman" w:cs="Arial"/>
          <w:color w:val="000000" w:themeColor="text1"/>
          <w:sz w:val="24"/>
          <w:szCs w:val="24"/>
          <w:lang w:bidi="bn-IN"/>
        </w:rPr>
        <w:fldChar w:fldCharType="begin"/>
      </w:r>
      <w:r>
        <w:rPr>
          <w:rFonts w:eastAsia="Times New Roman" w:cs="Arial"/>
          <w:color w:val="000000" w:themeColor="text1"/>
          <w:sz w:val="24"/>
          <w:szCs w:val="24"/>
          <w:lang w:bidi="bn-IN"/>
        </w:rPr>
        <w:instrText xml:space="preserve"> HYPERLINK "https://www.geeksforgeeks.org/inorder-successor-in-binary-search-tree/" </w:instrText>
      </w:r>
      <w:r>
        <w:rPr>
          <w:rFonts w:eastAsia="Times New Roman" w:cs="Arial"/>
          <w:color w:val="000000" w:themeColor="text1"/>
          <w:sz w:val="24"/>
          <w:szCs w:val="24"/>
          <w:lang w:bidi="bn-IN"/>
        </w:rPr>
        <w:fldChar w:fldCharType="separate"/>
      </w:r>
      <w:r>
        <w:rPr>
          <w:rStyle w:val="Hyperlink"/>
          <w:rFonts w:eastAsia="Times New Roman" w:cs="Arial"/>
          <w:color w:val="000000" w:themeColor="text1"/>
          <w:sz w:val="24"/>
          <w:szCs w:val="24"/>
          <w:lang w:bidi="bn-IN"/>
        </w:rPr>
        <w:t>inorder</w:t>
      </w:r>
      <w:proofErr w:type="spellEnd"/>
      <w:r>
        <w:rPr>
          <w:rStyle w:val="Hyperlink"/>
          <w:rFonts w:eastAsia="Times New Roman" w:cs="Arial"/>
          <w:color w:val="000000" w:themeColor="text1"/>
          <w:sz w:val="24"/>
          <w:szCs w:val="24"/>
          <w:lang w:bidi="bn-IN"/>
        </w:rPr>
        <w:t xml:space="preserve"> successor</w:t>
      </w:r>
      <w:r>
        <w:rPr>
          <w:rFonts w:eastAsia="Times New Roman" w:cs="Arial"/>
          <w:color w:val="000000" w:themeColor="text1"/>
          <w:sz w:val="24"/>
          <w:szCs w:val="24"/>
          <w:lang w:bidi="bn-IN"/>
        </w:rPr>
        <w:fldChar w:fldCharType="end"/>
      </w:r>
      <w:r>
        <w:rPr>
          <w:rFonts w:eastAsia="Times New Roman" w:cs="Arial"/>
          <w:color w:val="000000" w:themeColor="text1"/>
          <w:sz w:val="24"/>
          <w:szCs w:val="24"/>
          <w:lang w:bidi="bn-IN"/>
        </w:rPr>
        <w:t>.</w:t>
      </w:r>
      <w:proofErr w:type="gramEnd"/>
      <w:r>
        <w:rPr>
          <w:rFonts w:eastAsia="Times New Roman" w:cs="Arial"/>
          <w:color w:val="000000" w:themeColor="text1"/>
          <w:sz w:val="24"/>
          <w:szCs w:val="24"/>
          <w:lang w:bidi="bn-IN"/>
        </w:rPr>
        <w:t xml:space="preserve"> So the left and right threads of the new node will be-</w:t>
      </w:r>
    </w:p>
    <w:p w14:paraId="173C40AF"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proofErr w:type="spellStart"/>
      <w:r>
        <w:rPr>
          <w:rFonts w:eastAsia="Times New Roman" w:cs="Courier New"/>
          <w:color w:val="000000" w:themeColor="text1"/>
          <w:sz w:val="24"/>
          <w:szCs w:val="24"/>
          <w:lang w:bidi="bn-IN"/>
        </w:rPr>
        <w:t>tmp</w:t>
      </w:r>
      <w:proofErr w:type="spellEnd"/>
      <w:r>
        <w:rPr>
          <w:rFonts w:eastAsia="Times New Roman" w:cs="Courier New"/>
          <w:color w:val="000000" w:themeColor="text1"/>
          <w:sz w:val="24"/>
          <w:szCs w:val="24"/>
          <w:lang w:bidi="bn-IN"/>
        </w:rPr>
        <w:t xml:space="preserve"> -&gt; left = par -&gt;left;</w:t>
      </w:r>
    </w:p>
    <w:p w14:paraId="7D8A27E0"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proofErr w:type="spellStart"/>
      <w:r>
        <w:rPr>
          <w:rFonts w:eastAsia="Times New Roman" w:cs="Courier New"/>
          <w:color w:val="000000" w:themeColor="text1"/>
          <w:sz w:val="24"/>
          <w:szCs w:val="24"/>
          <w:lang w:bidi="bn-IN"/>
        </w:rPr>
        <w:t>tmp</w:t>
      </w:r>
      <w:proofErr w:type="spellEnd"/>
      <w:r>
        <w:rPr>
          <w:rFonts w:eastAsia="Times New Roman" w:cs="Courier New"/>
          <w:color w:val="000000" w:themeColor="text1"/>
          <w:sz w:val="24"/>
          <w:szCs w:val="24"/>
          <w:lang w:bidi="bn-IN"/>
        </w:rPr>
        <w:t xml:space="preserve"> -&gt; right = par;</w:t>
      </w:r>
    </w:p>
    <w:p w14:paraId="3828C652" w14:textId="77777777" w:rsidR="00D7431D" w:rsidRDefault="00D7431D" w:rsidP="00D7431D">
      <w:pPr>
        <w:shd w:val="clear" w:color="auto" w:fill="FFFFFF"/>
        <w:spacing w:after="150" w:line="240" w:lineRule="auto"/>
        <w:textAlignment w:val="baseline"/>
        <w:rPr>
          <w:rFonts w:eastAsia="Times New Roman" w:cs="Arial"/>
          <w:color w:val="000000" w:themeColor="text1"/>
          <w:sz w:val="24"/>
          <w:szCs w:val="24"/>
          <w:lang w:bidi="bn-IN"/>
        </w:rPr>
      </w:pPr>
      <w:r>
        <w:rPr>
          <w:rFonts w:eastAsia="Times New Roman" w:cs="Arial"/>
          <w:color w:val="000000" w:themeColor="text1"/>
          <w:sz w:val="24"/>
          <w:szCs w:val="24"/>
          <w:lang w:bidi="bn-IN"/>
        </w:rPr>
        <w:t>Before insertion, the left pointer of parent was a thread, but after insertion it will be a link pointing to the new node.</w:t>
      </w:r>
    </w:p>
    <w:p w14:paraId="0F4CFAB4"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r>
        <w:rPr>
          <w:rFonts w:eastAsia="Times New Roman" w:cs="Courier New"/>
          <w:color w:val="000000" w:themeColor="text1"/>
          <w:sz w:val="24"/>
          <w:szCs w:val="24"/>
          <w:lang w:bidi="bn-IN"/>
        </w:rPr>
        <w:t>par -&gt;</w:t>
      </w:r>
      <w:proofErr w:type="spellStart"/>
      <w:r>
        <w:rPr>
          <w:rFonts w:eastAsia="Times New Roman" w:cs="Courier New"/>
          <w:color w:val="000000" w:themeColor="text1"/>
          <w:sz w:val="24"/>
          <w:szCs w:val="24"/>
          <w:lang w:bidi="bn-IN"/>
        </w:rPr>
        <w:t>lthread</w:t>
      </w:r>
      <w:proofErr w:type="spellEnd"/>
      <w:r>
        <w:rPr>
          <w:rFonts w:eastAsia="Times New Roman" w:cs="Courier New"/>
          <w:color w:val="000000" w:themeColor="text1"/>
          <w:sz w:val="24"/>
          <w:szCs w:val="24"/>
          <w:lang w:bidi="bn-IN"/>
        </w:rPr>
        <w:t xml:space="preserve"> = false;</w:t>
      </w:r>
    </w:p>
    <w:p w14:paraId="173A86BD"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r>
        <w:rPr>
          <w:rFonts w:eastAsia="Times New Roman" w:cs="Courier New"/>
          <w:color w:val="000000" w:themeColor="text1"/>
          <w:sz w:val="24"/>
          <w:szCs w:val="24"/>
          <w:lang w:bidi="bn-IN"/>
        </w:rPr>
        <w:t>par -&gt; left = temp;</w:t>
      </w:r>
    </w:p>
    <w:p w14:paraId="3B4FAEBE" w14:textId="1181BAD4" w:rsidR="00D7431D" w:rsidRDefault="00D7431D" w:rsidP="00D7431D">
      <w:pPr>
        <w:shd w:val="clear" w:color="auto" w:fill="FFFFFF"/>
        <w:spacing w:after="150" w:line="240" w:lineRule="auto"/>
        <w:textAlignment w:val="baseline"/>
        <w:rPr>
          <w:rFonts w:eastAsia="Times New Roman" w:cs="Arial"/>
          <w:color w:val="000000" w:themeColor="text1"/>
          <w:sz w:val="24"/>
          <w:szCs w:val="24"/>
          <w:lang w:bidi="bn-IN"/>
        </w:rPr>
      </w:pPr>
      <w:r>
        <w:rPr>
          <w:rFonts w:eastAsia="Times New Roman" w:cs="Arial"/>
          <w:color w:val="000000" w:themeColor="text1"/>
          <w:sz w:val="24"/>
          <w:szCs w:val="24"/>
          <w:lang w:bidi="bn-IN"/>
        </w:rPr>
        <w:t>Following example show a node being inserted as left child of its parent.</w:t>
      </w:r>
      <w:r>
        <w:rPr>
          <w:rFonts w:eastAsia="Times New Roman" w:cs="Arial"/>
          <w:color w:val="000000" w:themeColor="text1"/>
          <w:sz w:val="24"/>
          <w:szCs w:val="24"/>
          <w:lang w:bidi="bn-IN"/>
        </w:rPr>
        <w:br/>
      </w:r>
      <w:r>
        <w:rPr>
          <w:rFonts w:eastAsia="Times New Roman" w:cs="Arial"/>
          <w:noProof/>
          <w:color w:val="000000" w:themeColor="text1"/>
          <w:sz w:val="24"/>
          <w:szCs w:val="24"/>
          <w:lang w:bidi="mr-IN"/>
        </w:rPr>
        <w:drawing>
          <wp:inline distT="0" distB="0" distL="0" distR="0" wp14:anchorId="3667F308" wp14:editId="1C29FAA8">
            <wp:extent cx="5731510" cy="2305685"/>
            <wp:effectExtent l="0" t="0" r="2540" b="0"/>
            <wp:docPr id="6" name="Picture 6" descr="https://cdncontribute.geeksforgeeks.org/wp-content/uploads/thread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threadbinarytr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pic:spPr>
                </pic:pic>
              </a:graphicData>
            </a:graphic>
          </wp:inline>
        </w:drawing>
      </w:r>
      <w:r>
        <w:rPr>
          <w:rFonts w:eastAsia="Times New Roman" w:cs="Arial"/>
          <w:color w:val="000000" w:themeColor="text1"/>
          <w:sz w:val="24"/>
          <w:szCs w:val="24"/>
          <w:lang w:bidi="bn-IN"/>
        </w:rPr>
        <w:br/>
        <w:t>After insertion of 13,</w:t>
      </w:r>
      <w:r>
        <w:rPr>
          <w:rFonts w:eastAsia="Times New Roman" w:cs="Arial"/>
          <w:color w:val="000000" w:themeColor="text1"/>
          <w:sz w:val="24"/>
          <w:szCs w:val="24"/>
          <w:lang w:bidi="bn-IN"/>
        </w:rPr>
        <w:br/>
      </w:r>
      <w:r>
        <w:rPr>
          <w:rFonts w:eastAsia="Times New Roman" w:cs="Arial"/>
          <w:noProof/>
          <w:color w:val="000000" w:themeColor="text1"/>
          <w:sz w:val="24"/>
          <w:szCs w:val="24"/>
          <w:lang w:bidi="mr-IN"/>
        </w:rPr>
        <w:drawing>
          <wp:inline distT="0" distB="0" distL="0" distR="0" wp14:anchorId="4CE34163" wp14:editId="2795E006">
            <wp:extent cx="5731510" cy="2729865"/>
            <wp:effectExtent l="0" t="0" r="2540" b="0"/>
            <wp:docPr id="5" name="Picture 5" descr="https://cdncontribute.geeksforgeeks.org/wp-content/uploads/tbt13inse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tbt13inser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r>
        <w:rPr>
          <w:rFonts w:eastAsia="Times New Roman" w:cs="Arial"/>
          <w:color w:val="000000" w:themeColor="text1"/>
          <w:sz w:val="24"/>
          <w:szCs w:val="24"/>
          <w:lang w:bidi="bn-IN"/>
        </w:rPr>
        <w:br/>
      </w:r>
      <w:r>
        <w:rPr>
          <w:rFonts w:eastAsia="Times New Roman" w:cs="Arial"/>
          <w:color w:val="000000" w:themeColor="text1"/>
          <w:sz w:val="24"/>
          <w:szCs w:val="24"/>
          <w:lang w:bidi="bn-IN"/>
        </w:rPr>
        <w:lastRenderedPageBreak/>
        <w:t>Predecessor of 14 becomes the predecessor of 13, so left thread of 13 points to 10.</w:t>
      </w:r>
      <w:r>
        <w:rPr>
          <w:rFonts w:eastAsia="Times New Roman" w:cs="Arial"/>
          <w:color w:val="000000" w:themeColor="text1"/>
          <w:sz w:val="24"/>
          <w:szCs w:val="24"/>
          <w:lang w:bidi="bn-IN"/>
        </w:rPr>
        <w:br/>
        <w:t>Successor of 13 is 14, so right thread of 13 points to left child which is 13.</w:t>
      </w:r>
      <w:r>
        <w:rPr>
          <w:rFonts w:eastAsia="Times New Roman" w:cs="Arial"/>
          <w:color w:val="000000" w:themeColor="text1"/>
          <w:sz w:val="24"/>
          <w:szCs w:val="24"/>
          <w:lang w:bidi="bn-IN"/>
        </w:rPr>
        <w:br/>
        <w:t>Left pointer of 14 is not a thread now, it points to left child which is 13.</w:t>
      </w:r>
    </w:p>
    <w:p w14:paraId="7AEF7DB2" w14:textId="77777777" w:rsidR="00D7431D" w:rsidRDefault="00D7431D" w:rsidP="00D7431D">
      <w:pPr>
        <w:shd w:val="clear" w:color="auto" w:fill="FFFFFF"/>
        <w:spacing w:after="0" w:line="240" w:lineRule="auto"/>
        <w:textAlignment w:val="baseline"/>
        <w:rPr>
          <w:rFonts w:eastAsia="Times New Roman" w:cs="Arial"/>
          <w:color w:val="000000" w:themeColor="text1"/>
          <w:sz w:val="24"/>
          <w:szCs w:val="24"/>
          <w:lang w:bidi="bn-IN"/>
        </w:rPr>
      </w:pPr>
      <w:r>
        <w:rPr>
          <w:rFonts w:eastAsia="Times New Roman" w:cs="Arial"/>
          <w:b/>
          <w:bCs/>
          <w:color w:val="000000" w:themeColor="text1"/>
          <w:sz w:val="24"/>
          <w:szCs w:val="24"/>
          <w:bdr w:val="none" w:sz="0" w:space="0" w:color="auto" w:frame="1"/>
          <w:lang w:bidi="bn-IN"/>
        </w:rPr>
        <w:t>Case 3: When new node is inserted as the right child</w:t>
      </w:r>
      <w:r>
        <w:rPr>
          <w:rFonts w:eastAsia="Times New Roman" w:cs="Arial"/>
          <w:color w:val="000000" w:themeColor="text1"/>
          <w:sz w:val="24"/>
          <w:szCs w:val="24"/>
          <w:lang w:bidi="bn-IN"/>
        </w:rPr>
        <w:br/>
        <w:t xml:space="preserve">The parent of </w:t>
      </w:r>
      <w:proofErr w:type="spellStart"/>
      <w:r>
        <w:rPr>
          <w:rFonts w:eastAsia="Times New Roman" w:cs="Arial"/>
          <w:color w:val="000000" w:themeColor="text1"/>
          <w:sz w:val="24"/>
          <w:szCs w:val="24"/>
          <w:lang w:bidi="bn-IN"/>
        </w:rPr>
        <w:t>tmp</w:t>
      </w:r>
      <w:proofErr w:type="spellEnd"/>
      <w:r>
        <w:rPr>
          <w:rFonts w:eastAsia="Times New Roman" w:cs="Arial"/>
          <w:color w:val="000000" w:themeColor="text1"/>
          <w:sz w:val="24"/>
          <w:szCs w:val="24"/>
          <w:lang w:bidi="bn-IN"/>
        </w:rPr>
        <w:t xml:space="preserve"> is its </w:t>
      </w:r>
      <w:proofErr w:type="spellStart"/>
      <w:r>
        <w:rPr>
          <w:rFonts w:eastAsia="Times New Roman" w:cs="Arial"/>
          <w:color w:val="000000" w:themeColor="text1"/>
          <w:sz w:val="24"/>
          <w:szCs w:val="24"/>
          <w:lang w:bidi="bn-IN"/>
        </w:rPr>
        <w:t>inorder</w:t>
      </w:r>
      <w:proofErr w:type="spellEnd"/>
      <w:r>
        <w:rPr>
          <w:rFonts w:eastAsia="Times New Roman" w:cs="Arial"/>
          <w:color w:val="000000" w:themeColor="text1"/>
          <w:sz w:val="24"/>
          <w:szCs w:val="24"/>
          <w:lang w:bidi="bn-IN"/>
        </w:rPr>
        <w:t xml:space="preserve"> predecessor. The node which was </w:t>
      </w:r>
      <w:proofErr w:type="spellStart"/>
      <w:r>
        <w:rPr>
          <w:rFonts w:eastAsia="Times New Roman" w:cs="Arial"/>
          <w:color w:val="000000" w:themeColor="text1"/>
          <w:sz w:val="24"/>
          <w:szCs w:val="24"/>
          <w:lang w:bidi="bn-IN"/>
        </w:rPr>
        <w:t>inorder</w:t>
      </w:r>
      <w:proofErr w:type="spellEnd"/>
      <w:r>
        <w:rPr>
          <w:rFonts w:eastAsia="Times New Roman" w:cs="Arial"/>
          <w:color w:val="000000" w:themeColor="text1"/>
          <w:sz w:val="24"/>
          <w:szCs w:val="24"/>
          <w:lang w:bidi="bn-IN"/>
        </w:rPr>
        <w:t xml:space="preserve"> successor of the parent is now the </w:t>
      </w:r>
      <w:proofErr w:type="spellStart"/>
      <w:r>
        <w:rPr>
          <w:rFonts w:eastAsia="Times New Roman" w:cs="Arial"/>
          <w:color w:val="000000" w:themeColor="text1"/>
          <w:sz w:val="24"/>
          <w:szCs w:val="24"/>
          <w:lang w:bidi="bn-IN"/>
        </w:rPr>
        <w:t>inorder</w:t>
      </w:r>
      <w:proofErr w:type="spellEnd"/>
      <w:r>
        <w:rPr>
          <w:rFonts w:eastAsia="Times New Roman" w:cs="Arial"/>
          <w:color w:val="000000" w:themeColor="text1"/>
          <w:sz w:val="24"/>
          <w:szCs w:val="24"/>
          <w:lang w:bidi="bn-IN"/>
        </w:rPr>
        <w:t xml:space="preserve"> successor of this node </w:t>
      </w:r>
      <w:proofErr w:type="spellStart"/>
      <w:r>
        <w:rPr>
          <w:rFonts w:eastAsia="Times New Roman" w:cs="Arial"/>
          <w:color w:val="000000" w:themeColor="text1"/>
          <w:sz w:val="24"/>
          <w:szCs w:val="24"/>
          <w:lang w:bidi="bn-IN"/>
        </w:rPr>
        <w:t>tmp</w:t>
      </w:r>
      <w:proofErr w:type="spellEnd"/>
      <w:r>
        <w:rPr>
          <w:rFonts w:eastAsia="Times New Roman" w:cs="Arial"/>
          <w:color w:val="000000" w:themeColor="text1"/>
          <w:sz w:val="24"/>
          <w:szCs w:val="24"/>
          <w:lang w:bidi="bn-IN"/>
        </w:rPr>
        <w:t>. So the left and right threads of the new node will be-</w:t>
      </w:r>
    </w:p>
    <w:p w14:paraId="50B60B3A"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proofErr w:type="spellStart"/>
      <w:r>
        <w:rPr>
          <w:rFonts w:eastAsia="Times New Roman" w:cs="Courier New"/>
          <w:color w:val="000000" w:themeColor="text1"/>
          <w:sz w:val="24"/>
          <w:szCs w:val="24"/>
          <w:lang w:bidi="bn-IN"/>
        </w:rPr>
        <w:t>tmp</w:t>
      </w:r>
      <w:proofErr w:type="spellEnd"/>
      <w:r>
        <w:rPr>
          <w:rFonts w:eastAsia="Times New Roman" w:cs="Courier New"/>
          <w:color w:val="000000" w:themeColor="text1"/>
          <w:sz w:val="24"/>
          <w:szCs w:val="24"/>
          <w:lang w:bidi="bn-IN"/>
        </w:rPr>
        <w:t xml:space="preserve"> -&gt; left = par;</w:t>
      </w:r>
    </w:p>
    <w:p w14:paraId="72D989C2"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proofErr w:type="spellStart"/>
      <w:r>
        <w:rPr>
          <w:rFonts w:eastAsia="Times New Roman" w:cs="Courier New"/>
          <w:color w:val="000000" w:themeColor="text1"/>
          <w:sz w:val="24"/>
          <w:szCs w:val="24"/>
          <w:lang w:bidi="bn-IN"/>
        </w:rPr>
        <w:t>tmp</w:t>
      </w:r>
      <w:proofErr w:type="spellEnd"/>
      <w:r>
        <w:rPr>
          <w:rFonts w:eastAsia="Times New Roman" w:cs="Courier New"/>
          <w:color w:val="000000" w:themeColor="text1"/>
          <w:sz w:val="24"/>
          <w:szCs w:val="24"/>
          <w:lang w:bidi="bn-IN"/>
        </w:rPr>
        <w:t xml:space="preserve"> -&gt; right = par -&gt; right;</w:t>
      </w:r>
    </w:p>
    <w:p w14:paraId="1E86C194" w14:textId="77777777" w:rsidR="00D7431D" w:rsidRDefault="00D7431D" w:rsidP="00D7431D">
      <w:pPr>
        <w:shd w:val="clear" w:color="auto" w:fill="FFFFFF"/>
        <w:spacing w:after="150" w:line="240" w:lineRule="auto"/>
        <w:textAlignment w:val="baseline"/>
        <w:rPr>
          <w:rFonts w:eastAsia="Times New Roman" w:cs="Arial"/>
          <w:color w:val="000000" w:themeColor="text1"/>
          <w:sz w:val="24"/>
          <w:szCs w:val="24"/>
          <w:lang w:bidi="bn-IN"/>
        </w:rPr>
      </w:pPr>
      <w:r>
        <w:rPr>
          <w:rFonts w:eastAsia="Times New Roman" w:cs="Arial"/>
          <w:color w:val="000000" w:themeColor="text1"/>
          <w:sz w:val="24"/>
          <w:szCs w:val="24"/>
          <w:lang w:bidi="bn-IN"/>
        </w:rPr>
        <w:t>Before insertion, the right pointer of parent was a thread, but after insertion it will be a link pointing to the new node.</w:t>
      </w:r>
    </w:p>
    <w:p w14:paraId="32BD0609"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r>
        <w:rPr>
          <w:rFonts w:eastAsia="Times New Roman" w:cs="Courier New"/>
          <w:color w:val="000000" w:themeColor="text1"/>
          <w:sz w:val="24"/>
          <w:szCs w:val="24"/>
          <w:lang w:bidi="bn-IN"/>
        </w:rPr>
        <w:t>par -&gt;</w:t>
      </w:r>
      <w:proofErr w:type="spellStart"/>
      <w:r>
        <w:rPr>
          <w:rFonts w:eastAsia="Times New Roman" w:cs="Courier New"/>
          <w:color w:val="000000" w:themeColor="text1"/>
          <w:sz w:val="24"/>
          <w:szCs w:val="24"/>
          <w:lang w:bidi="bn-IN"/>
        </w:rPr>
        <w:t>rthread</w:t>
      </w:r>
      <w:proofErr w:type="spellEnd"/>
      <w:r>
        <w:rPr>
          <w:rFonts w:eastAsia="Times New Roman" w:cs="Courier New"/>
          <w:color w:val="000000" w:themeColor="text1"/>
          <w:sz w:val="24"/>
          <w:szCs w:val="24"/>
          <w:lang w:bidi="bn-IN"/>
        </w:rPr>
        <w:t xml:space="preserve"> = false;</w:t>
      </w:r>
    </w:p>
    <w:p w14:paraId="189D54C0" w14:textId="77777777" w:rsidR="00D7431D"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Courier New"/>
          <w:color w:val="000000" w:themeColor="text1"/>
          <w:sz w:val="24"/>
          <w:szCs w:val="24"/>
          <w:lang w:bidi="bn-IN"/>
        </w:rPr>
      </w:pPr>
      <w:r>
        <w:rPr>
          <w:rFonts w:eastAsia="Times New Roman" w:cs="Courier New"/>
          <w:color w:val="000000" w:themeColor="text1"/>
          <w:sz w:val="24"/>
          <w:szCs w:val="24"/>
          <w:lang w:bidi="bn-IN"/>
        </w:rPr>
        <w:t xml:space="preserve">par -&gt; right = </w:t>
      </w:r>
      <w:proofErr w:type="spellStart"/>
      <w:r>
        <w:rPr>
          <w:rFonts w:eastAsia="Times New Roman" w:cs="Courier New"/>
          <w:color w:val="000000" w:themeColor="text1"/>
          <w:sz w:val="24"/>
          <w:szCs w:val="24"/>
          <w:lang w:bidi="bn-IN"/>
        </w:rPr>
        <w:t>tmp</w:t>
      </w:r>
      <w:proofErr w:type="spellEnd"/>
      <w:r>
        <w:rPr>
          <w:rFonts w:eastAsia="Times New Roman" w:cs="Courier New"/>
          <w:color w:val="000000" w:themeColor="text1"/>
          <w:sz w:val="24"/>
          <w:szCs w:val="24"/>
          <w:lang w:bidi="bn-IN"/>
        </w:rPr>
        <w:t>;</w:t>
      </w:r>
    </w:p>
    <w:p w14:paraId="66C8F62E" w14:textId="77777777" w:rsidR="00D7431D" w:rsidRDefault="00D7431D" w:rsidP="00D7431D">
      <w:pPr>
        <w:rPr>
          <w:b/>
          <w:bCs/>
          <w:color w:val="000000" w:themeColor="text1"/>
          <w:sz w:val="32"/>
          <w:szCs w:val="32"/>
          <w:u w:val="single"/>
        </w:rPr>
      </w:pPr>
    </w:p>
    <w:p w14:paraId="469937E6" w14:textId="77777777" w:rsidR="00D7431D" w:rsidRDefault="00D7431D" w:rsidP="00D7431D">
      <w:pPr>
        <w:rPr>
          <w:b/>
          <w:bCs/>
          <w:color w:val="000000" w:themeColor="text1"/>
          <w:sz w:val="32"/>
          <w:szCs w:val="32"/>
          <w:u w:val="single"/>
        </w:rPr>
      </w:pPr>
    </w:p>
    <w:p w14:paraId="7F024FB0" w14:textId="77777777" w:rsidR="00D7431D" w:rsidRDefault="00D7431D" w:rsidP="00D7431D">
      <w:pPr>
        <w:rPr>
          <w:b/>
          <w:bCs/>
          <w:color w:val="000000" w:themeColor="text1"/>
          <w:sz w:val="32"/>
          <w:szCs w:val="32"/>
          <w:u w:val="single"/>
        </w:rPr>
      </w:pPr>
      <w:r>
        <w:rPr>
          <w:b/>
          <w:bCs/>
          <w:color w:val="000000" w:themeColor="text1"/>
          <w:sz w:val="32"/>
          <w:szCs w:val="32"/>
          <w:u w:val="single"/>
        </w:rPr>
        <w:t>Program Code:-</w:t>
      </w:r>
    </w:p>
    <w:p w14:paraId="16B80AAD" w14:textId="77777777" w:rsidR="00D7431D" w:rsidRDefault="00D7431D" w:rsidP="00D7431D">
      <w:pPr>
        <w:rPr>
          <w:color w:val="000000" w:themeColor="text1"/>
          <w:sz w:val="24"/>
          <w:szCs w:val="24"/>
        </w:rPr>
      </w:pPr>
    </w:p>
    <w:p w14:paraId="2D7E4C84" w14:textId="77777777" w:rsidR="00D7431D" w:rsidRDefault="00D7431D" w:rsidP="00D7431D">
      <w:pPr>
        <w:rPr>
          <w:color w:val="000000" w:themeColor="text1"/>
          <w:sz w:val="24"/>
          <w:szCs w:val="24"/>
        </w:rPr>
      </w:pPr>
      <w:r>
        <w:rPr>
          <w:color w:val="000000" w:themeColor="text1"/>
          <w:sz w:val="24"/>
          <w:szCs w:val="24"/>
        </w:rPr>
        <w:t>#include &lt;iostream&gt;</w:t>
      </w:r>
    </w:p>
    <w:p w14:paraId="614A2A3C" w14:textId="77777777" w:rsidR="00D7431D" w:rsidRDefault="00D7431D" w:rsidP="00D7431D">
      <w:pPr>
        <w:rPr>
          <w:color w:val="000000" w:themeColor="text1"/>
          <w:sz w:val="24"/>
          <w:szCs w:val="24"/>
        </w:rPr>
      </w:pPr>
      <w:r>
        <w:rPr>
          <w:color w:val="000000" w:themeColor="text1"/>
          <w:sz w:val="24"/>
          <w:szCs w:val="24"/>
        </w:rPr>
        <w:t>using namespace std;</w:t>
      </w:r>
    </w:p>
    <w:p w14:paraId="7543282B" w14:textId="77777777" w:rsidR="00D7431D" w:rsidRDefault="00D7431D" w:rsidP="00D7431D">
      <w:pPr>
        <w:rPr>
          <w:color w:val="000000" w:themeColor="text1"/>
          <w:sz w:val="24"/>
          <w:szCs w:val="24"/>
        </w:rPr>
      </w:pPr>
      <w:r>
        <w:rPr>
          <w:color w:val="000000" w:themeColor="text1"/>
          <w:sz w:val="24"/>
          <w:szCs w:val="24"/>
        </w:rPr>
        <w:t>class TBT;</w:t>
      </w:r>
    </w:p>
    <w:p w14:paraId="2C68FACD" w14:textId="77777777" w:rsidR="00D7431D" w:rsidRDefault="00D7431D" w:rsidP="00D7431D">
      <w:pPr>
        <w:rPr>
          <w:color w:val="000000" w:themeColor="text1"/>
          <w:sz w:val="24"/>
          <w:szCs w:val="24"/>
        </w:rPr>
      </w:pPr>
      <w:r>
        <w:rPr>
          <w:color w:val="000000" w:themeColor="text1"/>
          <w:sz w:val="24"/>
          <w:szCs w:val="24"/>
        </w:rPr>
        <w:t>class node</w:t>
      </w:r>
    </w:p>
    <w:p w14:paraId="526A43A4" w14:textId="77777777" w:rsidR="00D7431D" w:rsidRDefault="00D7431D" w:rsidP="00D7431D">
      <w:pPr>
        <w:rPr>
          <w:color w:val="000000" w:themeColor="text1"/>
          <w:sz w:val="24"/>
          <w:szCs w:val="24"/>
        </w:rPr>
      </w:pPr>
      <w:r>
        <w:rPr>
          <w:color w:val="000000" w:themeColor="text1"/>
          <w:sz w:val="24"/>
          <w:szCs w:val="24"/>
        </w:rPr>
        <w:t>{</w:t>
      </w:r>
    </w:p>
    <w:p w14:paraId="51B1DB1F"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node</w:t>
      </w:r>
      <w:proofErr w:type="gramEnd"/>
      <w:r>
        <w:rPr>
          <w:color w:val="000000" w:themeColor="text1"/>
          <w:sz w:val="24"/>
          <w:szCs w:val="24"/>
        </w:rPr>
        <w:t xml:space="preserve"> *left,*right;</w:t>
      </w:r>
    </w:p>
    <w:p w14:paraId="2F30075C" w14:textId="77777777" w:rsidR="00D7431D" w:rsidRDefault="00D7431D" w:rsidP="00D7431D">
      <w:pPr>
        <w:rPr>
          <w:color w:val="000000" w:themeColor="text1"/>
          <w:sz w:val="24"/>
          <w:szCs w:val="24"/>
        </w:rPr>
      </w:pPr>
      <w:r>
        <w:rPr>
          <w:color w:val="000000" w:themeColor="text1"/>
          <w:sz w:val="24"/>
          <w:szCs w:val="24"/>
        </w:rPr>
        <w:tab/>
        <w:t>int data;</w:t>
      </w:r>
    </w:p>
    <w:p w14:paraId="609718C1" w14:textId="77777777" w:rsidR="00D7431D" w:rsidRDefault="00D7431D" w:rsidP="00D7431D">
      <w:pPr>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boolrbit,</w:t>
      </w:r>
      <w:proofErr w:type="gramEnd"/>
      <w:r>
        <w:rPr>
          <w:color w:val="000000" w:themeColor="text1"/>
          <w:sz w:val="24"/>
          <w:szCs w:val="24"/>
        </w:rPr>
        <w:t>lbit</w:t>
      </w:r>
      <w:proofErr w:type="spellEnd"/>
      <w:r>
        <w:rPr>
          <w:color w:val="000000" w:themeColor="text1"/>
          <w:sz w:val="24"/>
          <w:szCs w:val="24"/>
        </w:rPr>
        <w:t>;</w:t>
      </w:r>
    </w:p>
    <w:p w14:paraId="1F9D9721" w14:textId="77777777" w:rsidR="00D7431D" w:rsidRDefault="00D7431D" w:rsidP="00D7431D">
      <w:pPr>
        <w:rPr>
          <w:color w:val="000000" w:themeColor="text1"/>
          <w:sz w:val="24"/>
          <w:szCs w:val="24"/>
        </w:rPr>
      </w:pPr>
      <w:r>
        <w:rPr>
          <w:color w:val="000000" w:themeColor="text1"/>
          <w:sz w:val="24"/>
          <w:szCs w:val="24"/>
        </w:rPr>
        <w:t>public:</w:t>
      </w:r>
    </w:p>
    <w:p w14:paraId="7BBB9FDB"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node()</w:t>
      </w:r>
      <w:proofErr w:type="gramEnd"/>
    </w:p>
    <w:p w14:paraId="67F090B6" w14:textId="77777777" w:rsidR="00D7431D" w:rsidRDefault="00D7431D" w:rsidP="00D7431D">
      <w:pPr>
        <w:rPr>
          <w:color w:val="000000" w:themeColor="text1"/>
          <w:sz w:val="24"/>
          <w:szCs w:val="24"/>
        </w:rPr>
      </w:pPr>
      <w:r>
        <w:rPr>
          <w:color w:val="000000" w:themeColor="text1"/>
          <w:sz w:val="24"/>
          <w:szCs w:val="24"/>
        </w:rPr>
        <w:t>{</w:t>
      </w:r>
    </w:p>
    <w:p w14:paraId="12EC9593"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t>left=NULL;</w:t>
      </w:r>
    </w:p>
    <w:p w14:paraId="1932DAC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right=NULL;</w:t>
      </w:r>
    </w:p>
    <w:p w14:paraId="4EFEFA5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rbit</w:t>
      </w:r>
      <w:proofErr w:type="spellEnd"/>
      <w:r>
        <w:rPr>
          <w:color w:val="000000" w:themeColor="text1"/>
          <w:sz w:val="24"/>
          <w:szCs w:val="24"/>
        </w:rPr>
        <w:t>=</w:t>
      </w:r>
      <w:proofErr w:type="spellStart"/>
      <w:r>
        <w:rPr>
          <w:color w:val="000000" w:themeColor="text1"/>
          <w:sz w:val="24"/>
          <w:szCs w:val="24"/>
        </w:rPr>
        <w:t>lbit</w:t>
      </w:r>
      <w:proofErr w:type="spellEnd"/>
      <w:r>
        <w:rPr>
          <w:color w:val="000000" w:themeColor="text1"/>
          <w:sz w:val="24"/>
          <w:szCs w:val="24"/>
        </w:rPr>
        <w:t>=0;</w:t>
      </w:r>
    </w:p>
    <w:p w14:paraId="26D7192D" w14:textId="77777777" w:rsidR="00D7431D" w:rsidRDefault="00D7431D" w:rsidP="00D7431D">
      <w:pPr>
        <w:rPr>
          <w:color w:val="000000" w:themeColor="text1"/>
          <w:sz w:val="24"/>
          <w:szCs w:val="24"/>
        </w:rPr>
      </w:pPr>
      <w:r>
        <w:rPr>
          <w:color w:val="000000" w:themeColor="text1"/>
          <w:sz w:val="24"/>
          <w:szCs w:val="24"/>
        </w:rPr>
        <w:t>}</w:t>
      </w:r>
    </w:p>
    <w:p w14:paraId="24ED9BF5"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node(</w:t>
      </w:r>
      <w:proofErr w:type="gramEnd"/>
      <w:r>
        <w:rPr>
          <w:color w:val="000000" w:themeColor="text1"/>
          <w:sz w:val="24"/>
          <w:szCs w:val="24"/>
        </w:rPr>
        <w:t>int d)</w:t>
      </w:r>
    </w:p>
    <w:p w14:paraId="4A84B9DB" w14:textId="77777777" w:rsidR="00D7431D" w:rsidRDefault="00D7431D" w:rsidP="00D7431D">
      <w:pPr>
        <w:rPr>
          <w:color w:val="000000" w:themeColor="text1"/>
          <w:sz w:val="24"/>
          <w:szCs w:val="24"/>
        </w:rPr>
      </w:pPr>
      <w:r>
        <w:rPr>
          <w:color w:val="000000" w:themeColor="text1"/>
          <w:sz w:val="24"/>
          <w:szCs w:val="24"/>
        </w:rPr>
        <w:tab/>
        <w:t>{</w:t>
      </w:r>
    </w:p>
    <w:p w14:paraId="60DAD4B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left=NULL;</w:t>
      </w:r>
    </w:p>
    <w:p w14:paraId="461F0EE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right=NULL;</w:t>
      </w:r>
    </w:p>
    <w:p w14:paraId="308B840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rbit</w:t>
      </w:r>
      <w:proofErr w:type="spellEnd"/>
      <w:r>
        <w:rPr>
          <w:color w:val="000000" w:themeColor="text1"/>
          <w:sz w:val="24"/>
          <w:szCs w:val="24"/>
        </w:rPr>
        <w:t>=</w:t>
      </w:r>
      <w:proofErr w:type="spellStart"/>
      <w:r>
        <w:rPr>
          <w:color w:val="000000" w:themeColor="text1"/>
          <w:sz w:val="24"/>
          <w:szCs w:val="24"/>
        </w:rPr>
        <w:t>lbit</w:t>
      </w:r>
      <w:proofErr w:type="spellEnd"/>
      <w:r>
        <w:rPr>
          <w:color w:val="000000" w:themeColor="text1"/>
          <w:sz w:val="24"/>
          <w:szCs w:val="24"/>
        </w:rPr>
        <w:t>=0;</w:t>
      </w:r>
    </w:p>
    <w:p w14:paraId="73546DF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data=d;</w:t>
      </w:r>
    </w:p>
    <w:p w14:paraId="090B4E69" w14:textId="77777777" w:rsidR="00D7431D" w:rsidRDefault="00D7431D" w:rsidP="00D7431D">
      <w:pPr>
        <w:rPr>
          <w:color w:val="000000" w:themeColor="text1"/>
          <w:sz w:val="24"/>
          <w:szCs w:val="24"/>
        </w:rPr>
      </w:pPr>
      <w:r>
        <w:rPr>
          <w:color w:val="000000" w:themeColor="text1"/>
          <w:sz w:val="24"/>
          <w:szCs w:val="24"/>
        </w:rPr>
        <w:tab/>
        <w:t>}</w:t>
      </w:r>
    </w:p>
    <w:p w14:paraId="11CBD61C" w14:textId="77777777" w:rsidR="00D7431D" w:rsidRDefault="00D7431D" w:rsidP="00D7431D">
      <w:pPr>
        <w:rPr>
          <w:color w:val="000000" w:themeColor="text1"/>
          <w:sz w:val="24"/>
          <w:szCs w:val="24"/>
        </w:rPr>
      </w:pPr>
      <w:r>
        <w:rPr>
          <w:color w:val="000000" w:themeColor="text1"/>
          <w:sz w:val="24"/>
          <w:szCs w:val="24"/>
        </w:rPr>
        <w:tab/>
        <w:t>friend class TBT;</w:t>
      </w:r>
    </w:p>
    <w:p w14:paraId="53E199FB" w14:textId="77777777" w:rsidR="00D7431D" w:rsidRDefault="00D7431D" w:rsidP="00D7431D">
      <w:pPr>
        <w:rPr>
          <w:color w:val="000000" w:themeColor="text1"/>
          <w:sz w:val="24"/>
          <w:szCs w:val="24"/>
        </w:rPr>
      </w:pPr>
      <w:r>
        <w:rPr>
          <w:color w:val="000000" w:themeColor="text1"/>
          <w:sz w:val="24"/>
          <w:szCs w:val="24"/>
        </w:rPr>
        <w:t>};</w:t>
      </w:r>
    </w:p>
    <w:p w14:paraId="10DD19AA" w14:textId="77777777" w:rsidR="00D7431D" w:rsidRDefault="00D7431D" w:rsidP="00D7431D">
      <w:pPr>
        <w:rPr>
          <w:color w:val="000000" w:themeColor="text1"/>
          <w:sz w:val="24"/>
          <w:szCs w:val="24"/>
        </w:rPr>
      </w:pPr>
    </w:p>
    <w:p w14:paraId="0D2E3C51" w14:textId="77777777" w:rsidR="00D7431D" w:rsidRDefault="00D7431D" w:rsidP="00D7431D">
      <w:pPr>
        <w:rPr>
          <w:color w:val="000000" w:themeColor="text1"/>
          <w:sz w:val="24"/>
          <w:szCs w:val="24"/>
        </w:rPr>
      </w:pPr>
      <w:r>
        <w:rPr>
          <w:color w:val="000000" w:themeColor="text1"/>
          <w:sz w:val="24"/>
          <w:szCs w:val="24"/>
        </w:rPr>
        <w:t>class TBT</w:t>
      </w:r>
    </w:p>
    <w:p w14:paraId="41CCB3B0" w14:textId="77777777" w:rsidR="00D7431D" w:rsidRDefault="00D7431D" w:rsidP="00D7431D">
      <w:pPr>
        <w:rPr>
          <w:color w:val="000000" w:themeColor="text1"/>
          <w:sz w:val="24"/>
          <w:szCs w:val="24"/>
        </w:rPr>
      </w:pPr>
      <w:r>
        <w:rPr>
          <w:color w:val="000000" w:themeColor="text1"/>
          <w:sz w:val="24"/>
          <w:szCs w:val="24"/>
        </w:rPr>
        <w:t>{</w:t>
      </w:r>
    </w:p>
    <w:p w14:paraId="65162C9E" w14:textId="77777777" w:rsidR="00D7431D" w:rsidRDefault="00D7431D" w:rsidP="00D7431D">
      <w:pPr>
        <w:rPr>
          <w:color w:val="000000" w:themeColor="text1"/>
          <w:sz w:val="24"/>
          <w:szCs w:val="24"/>
        </w:rPr>
      </w:pPr>
      <w:r>
        <w:rPr>
          <w:color w:val="000000" w:themeColor="text1"/>
          <w:sz w:val="24"/>
          <w:szCs w:val="24"/>
        </w:rPr>
        <w:tab/>
        <w:t>node *root; //acts as a dummy node</w:t>
      </w:r>
    </w:p>
    <w:p w14:paraId="1EBAA6C1" w14:textId="77777777" w:rsidR="00D7431D" w:rsidRDefault="00D7431D" w:rsidP="00D7431D">
      <w:pPr>
        <w:rPr>
          <w:color w:val="000000" w:themeColor="text1"/>
          <w:sz w:val="24"/>
          <w:szCs w:val="24"/>
        </w:rPr>
      </w:pPr>
      <w:r>
        <w:rPr>
          <w:color w:val="000000" w:themeColor="text1"/>
          <w:sz w:val="24"/>
          <w:szCs w:val="24"/>
        </w:rPr>
        <w:t>public:</w:t>
      </w:r>
    </w:p>
    <w:p w14:paraId="799C0F87"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TBT(</w:t>
      </w:r>
      <w:proofErr w:type="gramEnd"/>
      <w:r>
        <w:rPr>
          <w:color w:val="000000" w:themeColor="text1"/>
          <w:sz w:val="24"/>
          <w:szCs w:val="24"/>
        </w:rPr>
        <w:t>) //dummy node initialization</w:t>
      </w:r>
    </w:p>
    <w:p w14:paraId="730CB0F1" w14:textId="77777777" w:rsidR="00D7431D" w:rsidRDefault="00D7431D" w:rsidP="00D7431D">
      <w:pPr>
        <w:rPr>
          <w:color w:val="000000" w:themeColor="text1"/>
          <w:sz w:val="24"/>
          <w:szCs w:val="24"/>
        </w:rPr>
      </w:pPr>
      <w:r>
        <w:rPr>
          <w:color w:val="000000" w:themeColor="text1"/>
          <w:sz w:val="24"/>
          <w:szCs w:val="24"/>
        </w:rPr>
        <w:t>{</w:t>
      </w:r>
    </w:p>
    <w:p w14:paraId="48ECF3F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root=</w:t>
      </w:r>
      <w:proofErr w:type="gramEnd"/>
      <w:r>
        <w:rPr>
          <w:color w:val="000000" w:themeColor="text1"/>
          <w:sz w:val="24"/>
          <w:szCs w:val="24"/>
        </w:rPr>
        <w:t>new node(9999);</w:t>
      </w:r>
    </w:p>
    <w:p w14:paraId="4558A35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root-&gt;left=root;</w:t>
      </w:r>
    </w:p>
    <w:p w14:paraId="747F6BE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root-&gt;</w:t>
      </w:r>
      <w:proofErr w:type="spellStart"/>
      <w:r>
        <w:rPr>
          <w:color w:val="000000" w:themeColor="text1"/>
          <w:sz w:val="24"/>
          <w:szCs w:val="24"/>
        </w:rPr>
        <w:t>rbit</w:t>
      </w:r>
      <w:proofErr w:type="spellEnd"/>
      <w:r>
        <w:rPr>
          <w:color w:val="000000" w:themeColor="text1"/>
          <w:sz w:val="24"/>
          <w:szCs w:val="24"/>
        </w:rPr>
        <w:t>=1;</w:t>
      </w:r>
    </w:p>
    <w:p w14:paraId="575AEC8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root-&gt;</w:t>
      </w:r>
      <w:proofErr w:type="spellStart"/>
      <w:r>
        <w:rPr>
          <w:color w:val="000000" w:themeColor="text1"/>
          <w:sz w:val="24"/>
          <w:szCs w:val="24"/>
        </w:rPr>
        <w:t>lbit</w:t>
      </w:r>
      <w:proofErr w:type="spellEnd"/>
      <w:r>
        <w:rPr>
          <w:color w:val="000000" w:themeColor="text1"/>
          <w:sz w:val="24"/>
          <w:szCs w:val="24"/>
        </w:rPr>
        <w:t>=0;</w:t>
      </w:r>
    </w:p>
    <w:p w14:paraId="5630199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root-&gt;right=root;</w:t>
      </w:r>
    </w:p>
    <w:p w14:paraId="0E533C1C" w14:textId="77777777" w:rsidR="00D7431D" w:rsidRDefault="00D7431D" w:rsidP="00D7431D">
      <w:pPr>
        <w:rPr>
          <w:color w:val="000000" w:themeColor="text1"/>
          <w:sz w:val="24"/>
          <w:szCs w:val="24"/>
        </w:rPr>
      </w:pPr>
      <w:r>
        <w:rPr>
          <w:color w:val="000000" w:themeColor="text1"/>
          <w:sz w:val="24"/>
          <w:szCs w:val="24"/>
        </w:rPr>
        <w:lastRenderedPageBreak/>
        <w:t>}</w:t>
      </w:r>
    </w:p>
    <w:p w14:paraId="2A35A7C2"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void</w:t>
      </w:r>
      <w:proofErr w:type="gramEnd"/>
      <w:r>
        <w:rPr>
          <w:color w:val="000000" w:themeColor="text1"/>
          <w:sz w:val="24"/>
          <w:szCs w:val="24"/>
        </w:rPr>
        <w:t xml:space="preserve"> create();</w:t>
      </w:r>
    </w:p>
    <w:p w14:paraId="6771900C"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void</w:t>
      </w:r>
      <w:proofErr w:type="gramEnd"/>
      <w:r>
        <w:rPr>
          <w:color w:val="000000" w:themeColor="text1"/>
          <w:sz w:val="24"/>
          <w:szCs w:val="24"/>
        </w:rPr>
        <w:t xml:space="preserve"> insert(int data);</w:t>
      </w:r>
    </w:p>
    <w:p w14:paraId="0AAFFCA5"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node</w:t>
      </w:r>
      <w:proofErr w:type="gramEnd"/>
      <w:r>
        <w:rPr>
          <w:color w:val="000000" w:themeColor="text1"/>
          <w:sz w:val="24"/>
          <w:szCs w:val="24"/>
        </w:rPr>
        <w:t xml:space="preserve"> *</w:t>
      </w:r>
      <w:proofErr w:type="spellStart"/>
      <w:r>
        <w:rPr>
          <w:color w:val="000000" w:themeColor="text1"/>
          <w:sz w:val="24"/>
          <w:szCs w:val="24"/>
        </w:rPr>
        <w:t>inorder_suc</w:t>
      </w:r>
      <w:proofErr w:type="spellEnd"/>
      <w:r>
        <w:rPr>
          <w:color w:val="000000" w:themeColor="text1"/>
          <w:sz w:val="24"/>
          <w:szCs w:val="24"/>
        </w:rPr>
        <w:t>(node *);</w:t>
      </w:r>
    </w:p>
    <w:p w14:paraId="1C7C0914"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voidinorder_</w:t>
      </w:r>
      <w:proofErr w:type="gramStart"/>
      <w:r>
        <w:rPr>
          <w:color w:val="000000" w:themeColor="text1"/>
          <w:sz w:val="24"/>
          <w:szCs w:val="24"/>
        </w:rPr>
        <w:t>traversal</w:t>
      </w:r>
      <w:proofErr w:type="spellEnd"/>
      <w:r>
        <w:rPr>
          <w:color w:val="000000" w:themeColor="text1"/>
          <w:sz w:val="24"/>
          <w:szCs w:val="24"/>
        </w:rPr>
        <w:t>(</w:t>
      </w:r>
      <w:proofErr w:type="gramEnd"/>
      <w:r>
        <w:rPr>
          <w:color w:val="000000" w:themeColor="text1"/>
          <w:sz w:val="24"/>
          <w:szCs w:val="24"/>
        </w:rPr>
        <w:t>);</w:t>
      </w:r>
    </w:p>
    <w:p w14:paraId="5D751483"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node</w:t>
      </w:r>
      <w:proofErr w:type="gramEnd"/>
      <w:r>
        <w:rPr>
          <w:color w:val="000000" w:themeColor="text1"/>
          <w:sz w:val="24"/>
          <w:szCs w:val="24"/>
        </w:rPr>
        <w:t xml:space="preserve"> * </w:t>
      </w:r>
      <w:proofErr w:type="spellStart"/>
      <w:r>
        <w:rPr>
          <w:color w:val="000000" w:themeColor="text1"/>
          <w:sz w:val="24"/>
          <w:szCs w:val="24"/>
        </w:rPr>
        <w:t>preorder_suc</w:t>
      </w:r>
      <w:proofErr w:type="spellEnd"/>
      <w:r>
        <w:rPr>
          <w:color w:val="000000" w:themeColor="text1"/>
          <w:sz w:val="24"/>
          <w:szCs w:val="24"/>
        </w:rPr>
        <w:t>(node *c);</w:t>
      </w:r>
    </w:p>
    <w:p w14:paraId="6FA0D408"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voidpreorder_</w:t>
      </w:r>
      <w:proofErr w:type="gramStart"/>
      <w:r>
        <w:rPr>
          <w:color w:val="000000" w:themeColor="text1"/>
          <w:sz w:val="24"/>
          <w:szCs w:val="24"/>
        </w:rPr>
        <w:t>traversal</w:t>
      </w:r>
      <w:proofErr w:type="spellEnd"/>
      <w:r>
        <w:rPr>
          <w:color w:val="000000" w:themeColor="text1"/>
          <w:sz w:val="24"/>
          <w:szCs w:val="24"/>
        </w:rPr>
        <w:t>(</w:t>
      </w:r>
      <w:proofErr w:type="gramEnd"/>
      <w:r>
        <w:rPr>
          <w:color w:val="000000" w:themeColor="text1"/>
          <w:sz w:val="24"/>
          <w:szCs w:val="24"/>
        </w:rPr>
        <w:t>);</w:t>
      </w:r>
    </w:p>
    <w:p w14:paraId="07F32D12" w14:textId="77777777" w:rsidR="00D7431D" w:rsidRDefault="00D7431D" w:rsidP="00D7431D">
      <w:pPr>
        <w:rPr>
          <w:color w:val="000000" w:themeColor="text1"/>
          <w:sz w:val="24"/>
          <w:szCs w:val="24"/>
        </w:rPr>
      </w:pPr>
      <w:r>
        <w:rPr>
          <w:color w:val="000000" w:themeColor="text1"/>
          <w:sz w:val="24"/>
          <w:szCs w:val="24"/>
        </w:rPr>
        <w:t>};</w:t>
      </w:r>
    </w:p>
    <w:p w14:paraId="1714D040" w14:textId="77777777" w:rsidR="00D7431D" w:rsidRDefault="00D7431D" w:rsidP="00D7431D">
      <w:pPr>
        <w:rPr>
          <w:color w:val="000000" w:themeColor="text1"/>
          <w:sz w:val="24"/>
          <w:szCs w:val="24"/>
        </w:rPr>
      </w:pPr>
      <w:r>
        <w:rPr>
          <w:color w:val="000000" w:themeColor="text1"/>
          <w:sz w:val="24"/>
          <w:szCs w:val="24"/>
        </w:rPr>
        <w:t>//--------------------------------------------</w:t>
      </w:r>
    </w:p>
    <w:p w14:paraId="1485F062" w14:textId="77777777" w:rsidR="00D7431D" w:rsidRDefault="00D7431D" w:rsidP="00D7431D">
      <w:pPr>
        <w:rPr>
          <w:color w:val="000000" w:themeColor="text1"/>
          <w:sz w:val="24"/>
          <w:szCs w:val="24"/>
        </w:rPr>
      </w:pPr>
      <w:proofErr w:type="gramStart"/>
      <w:r>
        <w:rPr>
          <w:color w:val="000000" w:themeColor="text1"/>
          <w:sz w:val="24"/>
          <w:szCs w:val="24"/>
        </w:rPr>
        <w:t>void</w:t>
      </w:r>
      <w:proofErr w:type="gramEnd"/>
      <w:r>
        <w:rPr>
          <w:color w:val="000000" w:themeColor="text1"/>
          <w:sz w:val="24"/>
          <w:szCs w:val="24"/>
        </w:rPr>
        <w:t xml:space="preserve"> TBT::</w:t>
      </w:r>
      <w:proofErr w:type="spellStart"/>
      <w:r>
        <w:rPr>
          <w:color w:val="000000" w:themeColor="text1"/>
          <w:sz w:val="24"/>
          <w:szCs w:val="24"/>
        </w:rPr>
        <w:t>preorder_traversal</w:t>
      </w:r>
      <w:proofErr w:type="spellEnd"/>
      <w:r>
        <w:rPr>
          <w:color w:val="000000" w:themeColor="text1"/>
          <w:sz w:val="24"/>
          <w:szCs w:val="24"/>
        </w:rPr>
        <w:t>()</w:t>
      </w:r>
    </w:p>
    <w:p w14:paraId="71639DDD" w14:textId="77777777" w:rsidR="00D7431D" w:rsidRDefault="00D7431D" w:rsidP="00D7431D">
      <w:pPr>
        <w:rPr>
          <w:color w:val="000000" w:themeColor="text1"/>
          <w:sz w:val="24"/>
          <w:szCs w:val="24"/>
        </w:rPr>
      </w:pPr>
      <w:r>
        <w:rPr>
          <w:color w:val="000000" w:themeColor="text1"/>
          <w:sz w:val="24"/>
          <w:szCs w:val="24"/>
        </w:rPr>
        <w:t>{</w:t>
      </w:r>
    </w:p>
    <w:p w14:paraId="15AC2551" w14:textId="77777777" w:rsidR="00D7431D" w:rsidRDefault="00D7431D" w:rsidP="00D7431D">
      <w:pPr>
        <w:rPr>
          <w:color w:val="000000" w:themeColor="text1"/>
          <w:sz w:val="24"/>
          <w:szCs w:val="24"/>
        </w:rPr>
      </w:pPr>
      <w:r>
        <w:rPr>
          <w:color w:val="000000" w:themeColor="text1"/>
          <w:sz w:val="24"/>
          <w:szCs w:val="24"/>
        </w:rPr>
        <w:tab/>
        <w:t>node *c=root-&gt;left;</w:t>
      </w:r>
    </w:p>
    <w:p w14:paraId="08205BFC"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while(</w:t>
      </w:r>
      <w:proofErr w:type="gramEnd"/>
      <w:r>
        <w:rPr>
          <w:color w:val="000000" w:themeColor="text1"/>
          <w:sz w:val="24"/>
          <w:szCs w:val="24"/>
        </w:rPr>
        <w:t>c!=root)</w:t>
      </w:r>
    </w:p>
    <w:p w14:paraId="5C7597EE" w14:textId="77777777" w:rsidR="00D7431D" w:rsidRDefault="00D7431D" w:rsidP="00D7431D">
      <w:pPr>
        <w:rPr>
          <w:color w:val="000000" w:themeColor="text1"/>
          <w:sz w:val="24"/>
          <w:szCs w:val="24"/>
        </w:rPr>
      </w:pPr>
      <w:r>
        <w:rPr>
          <w:color w:val="000000" w:themeColor="text1"/>
          <w:sz w:val="24"/>
          <w:szCs w:val="24"/>
        </w:rPr>
        <w:tab/>
        <w:t>{</w:t>
      </w:r>
    </w:p>
    <w:p w14:paraId="265266F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 "&lt;&lt;c-&gt;data;</w:t>
      </w:r>
    </w:p>
    <w:p w14:paraId="4244117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w:t>
      </w:r>
      <w:proofErr w:type="spellStart"/>
      <w:r>
        <w:rPr>
          <w:color w:val="000000" w:themeColor="text1"/>
          <w:sz w:val="24"/>
          <w:szCs w:val="24"/>
        </w:rPr>
        <w:t>preorder_suc</w:t>
      </w:r>
      <w:proofErr w:type="spellEnd"/>
      <w:r>
        <w:rPr>
          <w:color w:val="000000" w:themeColor="text1"/>
          <w:sz w:val="24"/>
          <w:szCs w:val="24"/>
        </w:rPr>
        <w:t>(c);</w:t>
      </w:r>
    </w:p>
    <w:p w14:paraId="485E6A2E" w14:textId="77777777" w:rsidR="00D7431D" w:rsidRDefault="00D7431D" w:rsidP="00D7431D">
      <w:pPr>
        <w:rPr>
          <w:color w:val="000000" w:themeColor="text1"/>
          <w:sz w:val="24"/>
          <w:szCs w:val="24"/>
        </w:rPr>
      </w:pPr>
      <w:r>
        <w:rPr>
          <w:color w:val="000000" w:themeColor="text1"/>
          <w:sz w:val="24"/>
          <w:szCs w:val="24"/>
        </w:rPr>
        <w:tab/>
        <w:t>}</w:t>
      </w:r>
    </w:p>
    <w:p w14:paraId="691C34C9" w14:textId="77777777" w:rsidR="00D7431D" w:rsidRDefault="00D7431D" w:rsidP="00D7431D">
      <w:pPr>
        <w:rPr>
          <w:color w:val="000000" w:themeColor="text1"/>
          <w:sz w:val="24"/>
          <w:szCs w:val="24"/>
        </w:rPr>
      </w:pPr>
      <w:r>
        <w:rPr>
          <w:color w:val="000000" w:themeColor="text1"/>
          <w:sz w:val="24"/>
          <w:szCs w:val="24"/>
        </w:rPr>
        <w:t>}</w:t>
      </w:r>
    </w:p>
    <w:p w14:paraId="7A21E732" w14:textId="77777777" w:rsidR="00D7431D" w:rsidRDefault="00D7431D" w:rsidP="00D7431D">
      <w:pPr>
        <w:rPr>
          <w:color w:val="000000" w:themeColor="text1"/>
          <w:sz w:val="24"/>
          <w:szCs w:val="24"/>
        </w:rPr>
      </w:pPr>
      <w:proofErr w:type="gramStart"/>
      <w:r>
        <w:rPr>
          <w:color w:val="000000" w:themeColor="text1"/>
          <w:sz w:val="24"/>
          <w:szCs w:val="24"/>
        </w:rPr>
        <w:t>void</w:t>
      </w:r>
      <w:proofErr w:type="gramEnd"/>
      <w:r>
        <w:rPr>
          <w:color w:val="000000" w:themeColor="text1"/>
          <w:sz w:val="24"/>
          <w:szCs w:val="24"/>
        </w:rPr>
        <w:t xml:space="preserve"> TBT::</w:t>
      </w:r>
      <w:proofErr w:type="spellStart"/>
      <w:r>
        <w:rPr>
          <w:color w:val="000000" w:themeColor="text1"/>
          <w:sz w:val="24"/>
          <w:szCs w:val="24"/>
        </w:rPr>
        <w:t>inorder_traversal</w:t>
      </w:r>
      <w:proofErr w:type="spellEnd"/>
      <w:r>
        <w:rPr>
          <w:color w:val="000000" w:themeColor="text1"/>
          <w:sz w:val="24"/>
          <w:szCs w:val="24"/>
        </w:rPr>
        <w:t>()</w:t>
      </w:r>
    </w:p>
    <w:p w14:paraId="01AF63C0" w14:textId="77777777" w:rsidR="00D7431D" w:rsidRDefault="00D7431D" w:rsidP="00D7431D">
      <w:pPr>
        <w:rPr>
          <w:color w:val="000000" w:themeColor="text1"/>
          <w:sz w:val="24"/>
          <w:szCs w:val="24"/>
        </w:rPr>
      </w:pPr>
      <w:r>
        <w:rPr>
          <w:color w:val="000000" w:themeColor="text1"/>
          <w:sz w:val="24"/>
          <w:szCs w:val="24"/>
        </w:rPr>
        <w:t>{</w:t>
      </w:r>
    </w:p>
    <w:p w14:paraId="40927685" w14:textId="77777777" w:rsidR="00D7431D" w:rsidRDefault="00D7431D" w:rsidP="00D7431D">
      <w:pPr>
        <w:rPr>
          <w:color w:val="000000" w:themeColor="text1"/>
          <w:sz w:val="24"/>
          <w:szCs w:val="24"/>
        </w:rPr>
      </w:pPr>
      <w:r>
        <w:rPr>
          <w:color w:val="000000" w:themeColor="text1"/>
          <w:sz w:val="24"/>
          <w:szCs w:val="24"/>
        </w:rPr>
        <w:tab/>
        <w:t>node *c=root-&gt;left;</w:t>
      </w:r>
    </w:p>
    <w:p w14:paraId="4DD9A7E1" w14:textId="77777777" w:rsidR="00D7431D" w:rsidRDefault="00D7431D" w:rsidP="00D7431D">
      <w:pPr>
        <w:rPr>
          <w:color w:val="000000" w:themeColor="text1"/>
          <w:sz w:val="24"/>
          <w:szCs w:val="24"/>
        </w:rPr>
      </w:pPr>
      <w:r>
        <w:rPr>
          <w:color w:val="000000" w:themeColor="text1"/>
          <w:sz w:val="24"/>
          <w:szCs w:val="24"/>
        </w:rPr>
        <w:tab/>
        <w:t>while(c-&gt;</w:t>
      </w:r>
      <w:proofErr w:type="spellStart"/>
      <w:r>
        <w:rPr>
          <w:color w:val="000000" w:themeColor="text1"/>
          <w:sz w:val="24"/>
          <w:szCs w:val="24"/>
        </w:rPr>
        <w:t>lbit</w:t>
      </w:r>
      <w:proofErr w:type="spellEnd"/>
      <w:r>
        <w:rPr>
          <w:color w:val="000000" w:themeColor="text1"/>
          <w:sz w:val="24"/>
          <w:szCs w:val="24"/>
        </w:rPr>
        <w:t>==1)</w:t>
      </w:r>
    </w:p>
    <w:p w14:paraId="320A523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c=c-&gt;left;</w:t>
      </w:r>
    </w:p>
    <w:p w14:paraId="51018610"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while(</w:t>
      </w:r>
      <w:proofErr w:type="gramEnd"/>
      <w:r>
        <w:rPr>
          <w:color w:val="000000" w:themeColor="text1"/>
          <w:sz w:val="24"/>
          <w:szCs w:val="24"/>
        </w:rPr>
        <w:t>c!=root)</w:t>
      </w:r>
    </w:p>
    <w:p w14:paraId="4280EB7B" w14:textId="77777777" w:rsidR="00D7431D" w:rsidRDefault="00D7431D" w:rsidP="00D7431D">
      <w:pPr>
        <w:rPr>
          <w:color w:val="000000" w:themeColor="text1"/>
          <w:sz w:val="24"/>
          <w:szCs w:val="24"/>
        </w:rPr>
      </w:pPr>
      <w:r>
        <w:rPr>
          <w:color w:val="000000" w:themeColor="text1"/>
          <w:sz w:val="24"/>
          <w:szCs w:val="24"/>
        </w:rPr>
        <w:tab/>
        <w:t>{</w:t>
      </w:r>
    </w:p>
    <w:p w14:paraId="66D69517"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 "&lt;&lt;c-&gt;data;</w:t>
      </w:r>
    </w:p>
    <w:p w14:paraId="5122712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w:t>
      </w:r>
      <w:proofErr w:type="spellStart"/>
      <w:r>
        <w:rPr>
          <w:color w:val="000000" w:themeColor="text1"/>
          <w:sz w:val="24"/>
          <w:szCs w:val="24"/>
        </w:rPr>
        <w:t>inorder_suc</w:t>
      </w:r>
      <w:proofErr w:type="spellEnd"/>
      <w:r>
        <w:rPr>
          <w:color w:val="000000" w:themeColor="text1"/>
          <w:sz w:val="24"/>
          <w:szCs w:val="24"/>
        </w:rPr>
        <w:t>(c);</w:t>
      </w:r>
    </w:p>
    <w:p w14:paraId="315C41FC" w14:textId="77777777" w:rsidR="00D7431D" w:rsidRDefault="00D7431D" w:rsidP="00D7431D">
      <w:pPr>
        <w:rPr>
          <w:color w:val="000000" w:themeColor="text1"/>
          <w:sz w:val="24"/>
          <w:szCs w:val="24"/>
        </w:rPr>
      </w:pPr>
      <w:r>
        <w:rPr>
          <w:color w:val="000000" w:themeColor="text1"/>
          <w:sz w:val="24"/>
          <w:szCs w:val="24"/>
        </w:rPr>
        <w:tab/>
        <w:t>}</w:t>
      </w:r>
    </w:p>
    <w:p w14:paraId="3B5C1F56" w14:textId="77777777" w:rsidR="00D7431D" w:rsidRDefault="00D7431D" w:rsidP="00D7431D">
      <w:pPr>
        <w:rPr>
          <w:color w:val="000000" w:themeColor="text1"/>
          <w:sz w:val="24"/>
          <w:szCs w:val="24"/>
        </w:rPr>
      </w:pPr>
      <w:r>
        <w:rPr>
          <w:color w:val="000000" w:themeColor="text1"/>
          <w:sz w:val="24"/>
          <w:szCs w:val="24"/>
        </w:rPr>
        <w:t>}</w:t>
      </w:r>
    </w:p>
    <w:p w14:paraId="582B0852" w14:textId="77777777" w:rsidR="00D7431D" w:rsidRDefault="00D7431D" w:rsidP="00D7431D">
      <w:pPr>
        <w:rPr>
          <w:color w:val="000000" w:themeColor="text1"/>
          <w:sz w:val="24"/>
          <w:szCs w:val="24"/>
        </w:rPr>
      </w:pPr>
      <w:proofErr w:type="gramStart"/>
      <w:r>
        <w:rPr>
          <w:color w:val="000000" w:themeColor="text1"/>
          <w:sz w:val="24"/>
          <w:szCs w:val="24"/>
        </w:rPr>
        <w:t>node</w:t>
      </w:r>
      <w:proofErr w:type="gramEnd"/>
      <w:r>
        <w:rPr>
          <w:color w:val="000000" w:themeColor="text1"/>
          <w:sz w:val="24"/>
          <w:szCs w:val="24"/>
        </w:rPr>
        <w:t>* TBT::</w:t>
      </w:r>
      <w:proofErr w:type="spellStart"/>
      <w:r>
        <w:rPr>
          <w:color w:val="000000" w:themeColor="text1"/>
          <w:sz w:val="24"/>
          <w:szCs w:val="24"/>
        </w:rPr>
        <w:t>inorder_suc</w:t>
      </w:r>
      <w:proofErr w:type="spellEnd"/>
      <w:r>
        <w:rPr>
          <w:color w:val="000000" w:themeColor="text1"/>
          <w:sz w:val="24"/>
          <w:szCs w:val="24"/>
        </w:rPr>
        <w:t>(node *c)</w:t>
      </w:r>
    </w:p>
    <w:p w14:paraId="05EB2914" w14:textId="77777777" w:rsidR="00D7431D" w:rsidRDefault="00D7431D" w:rsidP="00D7431D">
      <w:pPr>
        <w:rPr>
          <w:color w:val="000000" w:themeColor="text1"/>
          <w:sz w:val="24"/>
          <w:szCs w:val="24"/>
        </w:rPr>
      </w:pPr>
      <w:r>
        <w:rPr>
          <w:color w:val="000000" w:themeColor="text1"/>
          <w:sz w:val="24"/>
          <w:szCs w:val="24"/>
        </w:rPr>
        <w:t>{</w:t>
      </w:r>
    </w:p>
    <w:p w14:paraId="29939E56" w14:textId="77777777" w:rsidR="00D7431D" w:rsidRDefault="00D7431D" w:rsidP="00D7431D">
      <w:pPr>
        <w:rPr>
          <w:color w:val="000000" w:themeColor="text1"/>
          <w:sz w:val="24"/>
          <w:szCs w:val="24"/>
        </w:rPr>
      </w:pPr>
      <w:r>
        <w:rPr>
          <w:color w:val="000000" w:themeColor="text1"/>
          <w:sz w:val="24"/>
          <w:szCs w:val="24"/>
        </w:rPr>
        <w:tab/>
        <w:t>if(c-&gt;</w:t>
      </w:r>
      <w:proofErr w:type="spellStart"/>
      <w:r>
        <w:rPr>
          <w:color w:val="000000" w:themeColor="text1"/>
          <w:sz w:val="24"/>
          <w:szCs w:val="24"/>
        </w:rPr>
        <w:t>rbit</w:t>
      </w:r>
      <w:proofErr w:type="spellEnd"/>
      <w:r>
        <w:rPr>
          <w:color w:val="000000" w:themeColor="text1"/>
          <w:sz w:val="24"/>
          <w:szCs w:val="24"/>
        </w:rPr>
        <w:t>==0)</w:t>
      </w:r>
    </w:p>
    <w:p w14:paraId="1F2E1A5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return c-&gt;right;</w:t>
      </w:r>
    </w:p>
    <w:p w14:paraId="46B45D6F" w14:textId="77777777" w:rsidR="00D7431D" w:rsidRDefault="00D7431D" w:rsidP="00D7431D">
      <w:pPr>
        <w:rPr>
          <w:color w:val="000000" w:themeColor="text1"/>
          <w:sz w:val="24"/>
          <w:szCs w:val="24"/>
        </w:rPr>
      </w:pPr>
      <w:r>
        <w:rPr>
          <w:color w:val="000000" w:themeColor="text1"/>
          <w:sz w:val="24"/>
          <w:szCs w:val="24"/>
        </w:rPr>
        <w:tab/>
        <w:t>else</w:t>
      </w:r>
    </w:p>
    <w:p w14:paraId="1071342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c=c-&gt;right;</w:t>
      </w:r>
    </w:p>
    <w:p w14:paraId="61EAAB49" w14:textId="77777777" w:rsidR="00D7431D" w:rsidRDefault="00D7431D" w:rsidP="00D7431D">
      <w:pPr>
        <w:rPr>
          <w:color w:val="000000" w:themeColor="text1"/>
          <w:sz w:val="24"/>
          <w:szCs w:val="24"/>
        </w:rPr>
      </w:pPr>
      <w:r>
        <w:rPr>
          <w:color w:val="000000" w:themeColor="text1"/>
          <w:sz w:val="24"/>
          <w:szCs w:val="24"/>
        </w:rPr>
        <w:tab/>
        <w:t>while(c-&gt;</w:t>
      </w:r>
      <w:proofErr w:type="spellStart"/>
      <w:r>
        <w:rPr>
          <w:color w:val="000000" w:themeColor="text1"/>
          <w:sz w:val="24"/>
          <w:szCs w:val="24"/>
        </w:rPr>
        <w:t>lbit</w:t>
      </w:r>
      <w:proofErr w:type="spellEnd"/>
      <w:r>
        <w:rPr>
          <w:color w:val="000000" w:themeColor="text1"/>
          <w:sz w:val="24"/>
          <w:szCs w:val="24"/>
        </w:rPr>
        <w:t>==1)</w:t>
      </w:r>
    </w:p>
    <w:p w14:paraId="02B9F7AD" w14:textId="77777777" w:rsidR="00D7431D" w:rsidRDefault="00D7431D" w:rsidP="00D7431D">
      <w:pPr>
        <w:rPr>
          <w:color w:val="000000" w:themeColor="text1"/>
          <w:sz w:val="24"/>
          <w:szCs w:val="24"/>
        </w:rPr>
      </w:pPr>
      <w:r>
        <w:rPr>
          <w:color w:val="000000" w:themeColor="text1"/>
          <w:sz w:val="24"/>
          <w:szCs w:val="24"/>
        </w:rPr>
        <w:tab/>
        <w:t>{</w:t>
      </w:r>
    </w:p>
    <w:p w14:paraId="335F476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c=c-&gt;left;</w:t>
      </w:r>
    </w:p>
    <w:p w14:paraId="6942B33A" w14:textId="77777777" w:rsidR="00D7431D" w:rsidRDefault="00D7431D" w:rsidP="00D7431D">
      <w:pPr>
        <w:rPr>
          <w:color w:val="000000" w:themeColor="text1"/>
          <w:sz w:val="24"/>
          <w:szCs w:val="24"/>
        </w:rPr>
      </w:pPr>
      <w:r>
        <w:rPr>
          <w:color w:val="000000" w:themeColor="text1"/>
          <w:sz w:val="24"/>
          <w:szCs w:val="24"/>
        </w:rPr>
        <w:tab/>
        <w:t>}</w:t>
      </w:r>
    </w:p>
    <w:p w14:paraId="3EE29821" w14:textId="77777777" w:rsidR="00D7431D" w:rsidRDefault="00D7431D" w:rsidP="00D7431D">
      <w:pPr>
        <w:rPr>
          <w:color w:val="000000" w:themeColor="text1"/>
          <w:sz w:val="24"/>
          <w:szCs w:val="24"/>
        </w:rPr>
      </w:pPr>
      <w:r>
        <w:rPr>
          <w:color w:val="000000" w:themeColor="text1"/>
          <w:sz w:val="24"/>
          <w:szCs w:val="24"/>
        </w:rPr>
        <w:tab/>
        <w:t>return c;</w:t>
      </w:r>
    </w:p>
    <w:p w14:paraId="15F2FE96" w14:textId="77777777" w:rsidR="00D7431D" w:rsidRDefault="00D7431D" w:rsidP="00D7431D">
      <w:pPr>
        <w:rPr>
          <w:color w:val="000000" w:themeColor="text1"/>
          <w:sz w:val="24"/>
          <w:szCs w:val="24"/>
        </w:rPr>
      </w:pPr>
      <w:r>
        <w:rPr>
          <w:color w:val="000000" w:themeColor="text1"/>
          <w:sz w:val="24"/>
          <w:szCs w:val="24"/>
        </w:rPr>
        <w:t>}</w:t>
      </w:r>
    </w:p>
    <w:p w14:paraId="261D76BE" w14:textId="77777777" w:rsidR="00D7431D" w:rsidRDefault="00D7431D" w:rsidP="00D7431D">
      <w:pPr>
        <w:rPr>
          <w:color w:val="000000" w:themeColor="text1"/>
          <w:sz w:val="24"/>
          <w:szCs w:val="24"/>
        </w:rPr>
      </w:pPr>
      <w:proofErr w:type="gramStart"/>
      <w:r>
        <w:rPr>
          <w:color w:val="000000" w:themeColor="text1"/>
          <w:sz w:val="24"/>
          <w:szCs w:val="24"/>
        </w:rPr>
        <w:t>node</w:t>
      </w:r>
      <w:proofErr w:type="gramEnd"/>
      <w:r>
        <w:rPr>
          <w:color w:val="000000" w:themeColor="text1"/>
          <w:sz w:val="24"/>
          <w:szCs w:val="24"/>
        </w:rPr>
        <w:t xml:space="preserve"> *TBT::</w:t>
      </w:r>
      <w:proofErr w:type="spellStart"/>
      <w:r>
        <w:rPr>
          <w:color w:val="000000" w:themeColor="text1"/>
          <w:sz w:val="24"/>
          <w:szCs w:val="24"/>
        </w:rPr>
        <w:t>preorder_suc</w:t>
      </w:r>
      <w:proofErr w:type="spellEnd"/>
      <w:r>
        <w:rPr>
          <w:color w:val="000000" w:themeColor="text1"/>
          <w:sz w:val="24"/>
          <w:szCs w:val="24"/>
        </w:rPr>
        <w:t>(node *c)</w:t>
      </w:r>
    </w:p>
    <w:p w14:paraId="53611DFB" w14:textId="77777777" w:rsidR="00D7431D" w:rsidRDefault="00D7431D" w:rsidP="00D7431D">
      <w:pPr>
        <w:rPr>
          <w:color w:val="000000" w:themeColor="text1"/>
          <w:sz w:val="24"/>
          <w:szCs w:val="24"/>
        </w:rPr>
      </w:pPr>
      <w:r>
        <w:rPr>
          <w:color w:val="000000" w:themeColor="text1"/>
          <w:sz w:val="24"/>
          <w:szCs w:val="24"/>
        </w:rPr>
        <w:t>{</w:t>
      </w:r>
    </w:p>
    <w:p w14:paraId="4FC8008C" w14:textId="77777777" w:rsidR="00D7431D" w:rsidRDefault="00D7431D" w:rsidP="00D7431D">
      <w:pPr>
        <w:rPr>
          <w:color w:val="000000" w:themeColor="text1"/>
          <w:sz w:val="24"/>
          <w:szCs w:val="24"/>
        </w:rPr>
      </w:pPr>
      <w:r>
        <w:rPr>
          <w:color w:val="000000" w:themeColor="text1"/>
          <w:sz w:val="24"/>
          <w:szCs w:val="24"/>
        </w:rPr>
        <w:tab/>
        <w:t>if(c-&gt;</w:t>
      </w:r>
      <w:proofErr w:type="spellStart"/>
      <w:r>
        <w:rPr>
          <w:color w:val="000000" w:themeColor="text1"/>
          <w:sz w:val="24"/>
          <w:szCs w:val="24"/>
        </w:rPr>
        <w:t>lbit</w:t>
      </w:r>
      <w:proofErr w:type="spellEnd"/>
      <w:r>
        <w:rPr>
          <w:color w:val="000000" w:themeColor="text1"/>
          <w:sz w:val="24"/>
          <w:szCs w:val="24"/>
        </w:rPr>
        <w:t>==1)</w:t>
      </w:r>
    </w:p>
    <w:p w14:paraId="46C9D6F2" w14:textId="77777777" w:rsidR="00D7431D" w:rsidRDefault="00D7431D" w:rsidP="00D7431D">
      <w:pPr>
        <w:rPr>
          <w:color w:val="000000" w:themeColor="text1"/>
          <w:sz w:val="24"/>
          <w:szCs w:val="24"/>
        </w:rPr>
      </w:pPr>
      <w:r>
        <w:rPr>
          <w:color w:val="000000" w:themeColor="text1"/>
          <w:sz w:val="24"/>
          <w:szCs w:val="24"/>
        </w:rPr>
        <w:tab/>
        <w:t>{</w:t>
      </w:r>
    </w:p>
    <w:p w14:paraId="4847E4D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return c-&gt;left;</w:t>
      </w:r>
    </w:p>
    <w:p w14:paraId="09221D24" w14:textId="77777777" w:rsidR="00D7431D" w:rsidRDefault="00D7431D" w:rsidP="00D7431D">
      <w:pPr>
        <w:rPr>
          <w:color w:val="000000" w:themeColor="text1"/>
          <w:sz w:val="24"/>
          <w:szCs w:val="24"/>
        </w:rPr>
      </w:pPr>
      <w:r>
        <w:rPr>
          <w:color w:val="000000" w:themeColor="text1"/>
          <w:sz w:val="24"/>
          <w:szCs w:val="24"/>
        </w:rPr>
        <w:tab/>
        <w:t>}</w:t>
      </w:r>
    </w:p>
    <w:p w14:paraId="7CC4A12D" w14:textId="77777777" w:rsidR="00D7431D" w:rsidRDefault="00D7431D" w:rsidP="00D7431D">
      <w:pPr>
        <w:rPr>
          <w:color w:val="000000" w:themeColor="text1"/>
          <w:sz w:val="24"/>
          <w:szCs w:val="24"/>
        </w:rPr>
      </w:pPr>
      <w:r>
        <w:rPr>
          <w:color w:val="000000" w:themeColor="text1"/>
          <w:sz w:val="24"/>
          <w:szCs w:val="24"/>
        </w:rPr>
        <w:tab/>
        <w:t>while(c-&gt;</w:t>
      </w:r>
      <w:proofErr w:type="spellStart"/>
      <w:r>
        <w:rPr>
          <w:color w:val="000000" w:themeColor="text1"/>
          <w:sz w:val="24"/>
          <w:szCs w:val="24"/>
        </w:rPr>
        <w:t>rbit</w:t>
      </w:r>
      <w:proofErr w:type="spellEnd"/>
      <w:r>
        <w:rPr>
          <w:color w:val="000000" w:themeColor="text1"/>
          <w:sz w:val="24"/>
          <w:szCs w:val="24"/>
        </w:rPr>
        <w:t>==0)</w:t>
      </w:r>
    </w:p>
    <w:p w14:paraId="1E6836E8" w14:textId="77777777" w:rsidR="00D7431D" w:rsidRDefault="00D7431D" w:rsidP="00D7431D">
      <w:pPr>
        <w:rPr>
          <w:color w:val="000000" w:themeColor="text1"/>
          <w:sz w:val="24"/>
          <w:szCs w:val="24"/>
        </w:rPr>
      </w:pPr>
      <w:r>
        <w:rPr>
          <w:color w:val="000000" w:themeColor="text1"/>
          <w:sz w:val="24"/>
          <w:szCs w:val="24"/>
        </w:rPr>
        <w:tab/>
        <w:t>{</w:t>
      </w:r>
    </w:p>
    <w:p w14:paraId="1F0F29F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c=c-&gt;right;</w:t>
      </w:r>
    </w:p>
    <w:p w14:paraId="23CAA23C" w14:textId="77777777" w:rsidR="00D7431D" w:rsidRDefault="00D7431D" w:rsidP="00D7431D">
      <w:pPr>
        <w:rPr>
          <w:color w:val="000000" w:themeColor="text1"/>
          <w:sz w:val="24"/>
          <w:szCs w:val="24"/>
        </w:rPr>
      </w:pPr>
      <w:r>
        <w:rPr>
          <w:color w:val="000000" w:themeColor="text1"/>
          <w:sz w:val="24"/>
          <w:szCs w:val="24"/>
        </w:rPr>
        <w:lastRenderedPageBreak/>
        <w:tab/>
        <w:t>}</w:t>
      </w:r>
    </w:p>
    <w:p w14:paraId="2FBE8AAD" w14:textId="77777777" w:rsidR="00D7431D" w:rsidRDefault="00D7431D" w:rsidP="00D7431D">
      <w:pPr>
        <w:rPr>
          <w:color w:val="000000" w:themeColor="text1"/>
          <w:sz w:val="24"/>
          <w:szCs w:val="24"/>
        </w:rPr>
      </w:pPr>
      <w:r>
        <w:rPr>
          <w:color w:val="000000" w:themeColor="text1"/>
          <w:sz w:val="24"/>
          <w:szCs w:val="24"/>
        </w:rPr>
        <w:tab/>
        <w:t>return c-&gt;right;</w:t>
      </w:r>
    </w:p>
    <w:p w14:paraId="3BDACF23" w14:textId="77777777" w:rsidR="00D7431D" w:rsidRDefault="00D7431D" w:rsidP="00D7431D">
      <w:pPr>
        <w:rPr>
          <w:color w:val="000000" w:themeColor="text1"/>
          <w:sz w:val="24"/>
          <w:szCs w:val="24"/>
        </w:rPr>
      </w:pPr>
      <w:r>
        <w:rPr>
          <w:color w:val="000000" w:themeColor="text1"/>
          <w:sz w:val="24"/>
          <w:szCs w:val="24"/>
        </w:rPr>
        <w:t>}</w:t>
      </w:r>
    </w:p>
    <w:p w14:paraId="544945B5" w14:textId="77777777" w:rsidR="00D7431D" w:rsidRDefault="00D7431D" w:rsidP="00D7431D">
      <w:pPr>
        <w:rPr>
          <w:color w:val="000000" w:themeColor="text1"/>
          <w:sz w:val="24"/>
          <w:szCs w:val="24"/>
        </w:rPr>
      </w:pPr>
      <w:r>
        <w:rPr>
          <w:color w:val="000000" w:themeColor="text1"/>
          <w:sz w:val="24"/>
          <w:szCs w:val="24"/>
        </w:rPr>
        <w:t>//-------- Create Method</w:t>
      </w:r>
    </w:p>
    <w:p w14:paraId="1A042259" w14:textId="77777777" w:rsidR="00D7431D" w:rsidRDefault="00D7431D" w:rsidP="00D7431D">
      <w:pPr>
        <w:rPr>
          <w:color w:val="000000" w:themeColor="text1"/>
          <w:sz w:val="24"/>
          <w:szCs w:val="24"/>
        </w:rPr>
      </w:pPr>
      <w:proofErr w:type="gramStart"/>
      <w:r>
        <w:rPr>
          <w:color w:val="000000" w:themeColor="text1"/>
          <w:sz w:val="24"/>
          <w:szCs w:val="24"/>
        </w:rPr>
        <w:t>void</w:t>
      </w:r>
      <w:proofErr w:type="gramEnd"/>
      <w:r>
        <w:rPr>
          <w:color w:val="000000" w:themeColor="text1"/>
          <w:sz w:val="24"/>
          <w:szCs w:val="24"/>
        </w:rPr>
        <w:t xml:space="preserve"> TBT::create()</w:t>
      </w:r>
    </w:p>
    <w:p w14:paraId="2BA671E5" w14:textId="77777777" w:rsidR="00D7431D" w:rsidRDefault="00D7431D" w:rsidP="00D7431D">
      <w:pPr>
        <w:rPr>
          <w:color w:val="000000" w:themeColor="text1"/>
          <w:sz w:val="24"/>
          <w:szCs w:val="24"/>
        </w:rPr>
      </w:pPr>
      <w:r>
        <w:rPr>
          <w:color w:val="000000" w:themeColor="text1"/>
          <w:sz w:val="24"/>
          <w:szCs w:val="24"/>
        </w:rPr>
        <w:t>{</w:t>
      </w:r>
    </w:p>
    <w:p w14:paraId="2B6C358F" w14:textId="77777777" w:rsidR="00D7431D" w:rsidRDefault="00D7431D" w:rsidP="00D7431D">
      <w:pPr>
        <w:rPr>
          <w:color w:val="000000" w:themeColor="text1"/>
          <w:sz w:val="24"/>
          <w:szCs w:val="24"/>
        </w:rPr>
      </w:pPr>
    </w:p>
    <w:p w14:paraId="714F80D8" w14:textId="77777777" w:rsidR="00D7431D" w:rsidRDefault="00D7431D" w:rsidP="00D7431D">
      <w:pPr>
        <w:rPr>
          <w:color w:val="000000" w:themeColor="text1"/>
          <w:sz w:val="24"/>
          <w:szCs w:val="24"/>
        </w:rPr>
      </w:pPr>
      <w:r>
        <w:rPr>
          <w:color w:val="000000" w:themeColor="text1"/>
          <w:sz w:val="24"/>
          <w:szCs w:val="24"/>
        </w:rPr>
        <w:tab/>
        <w:t>int n;</w:t>
      </w:r>
    </w:p>
    <w:p w14:paraId="120ECCC4" w14:textId="77777777" w:rsidR="00D7431D" w:rsidRDefault="00D7431D" w:rsidP="00D7431D">
      <w:pPr>
        <w:rPr>
          <w:color w:val="000000" w:themeColor="text1"/>
          <w:sz w:val="24"/>
          <w:szCs w:val="24"/>
        </w:rPr>
      </w:pPr>
      <w:r>
        <w:rPr>
          <w:color w:val="000000" w:themeColor="text1"/>
          <w:sz w:val="24"/>
          <w:szCs w:val="24"/>
        </w:rPr>
        <w:tab/>
        <w:t>if(root-&gt;left==root&amp;&amp;root-&gt;right==root)</w:t>
      </w:r>
    </w:p>
    <w:p w14:paraId="5CD23D10" w14:textId="77777777" w:rsidR="00D7431D" w:rsidRDefault="00D7431D" w:rsidP="00D7431D">
      <w:pPr>
        <w:rPr>
          <w:color w:val="000000" w:themeColor="text1"/>
          <w:sz w:val="24"/>
          <w:szCs w:val="24"/>
        </w:rPr>
      </w:pPr>
      <w:r>
        <w:rPr>
          <w:color w:val="000000" w:themeColor="text1"/>
          <w:sz w:val="24"/>
          <w:szCs w:val="24"/>
        </w:rPr>
        <w:tab/>
        <w:t>{</w:t>
      </w:r>
    </w:p>
    <w:p w14:paraId="087D820E"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number of nodes:";</w:t>
      </w:r>
    </w:p>
    <w:p w14:paraId="51F3147F" w14:textId="77777777" w:rsidR="00D7431D" w:rsidRDefault="00D7431D" w:rsidP="00D7431D">
      <w:pPr>
        <w:rPr>
          <w:color w:val="000000" w:themeColor="text1"/>
          <w:sz w:val="24"/>
          <w:szCs w:val="24"/>
        </w:rPr>
      </w:pP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&gt;&gt;n;</w:t>
      </w:r>
    </w:p>
    <w:p w14:paraId="75663BED"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for(</w:t>
      </w:r>
      <w:proofErr w:type="spellStart"/>
      <w:proofErr w:type="gramEnd"/>
      <w:r>
        <w:rPr>
          <w:color w:val="000000" w:themeColor="text1"/>
          <w:sz w:val="24"/>
          <w:szCs w:val="24"/>
        </w:rPr>
        <w:t>inti</w:t>
      </w:r>
      <w:proofErr w:type="spellEnd"/>
      <w:r>
        <w:rPr>
          <w:color w:val="000000" w:themeColor="text1"/>
          <w:sz w:val="24"/>
          <w:szCs w:val="24"/>
        </w:rPr>
        <w:t>=0;i&lt;</w:t>
      </w:r>
      <w:proofErr w:type="spellStart"/>
      <w:r>
        <w:rPr>
          <w:color w:val="000000" w:themeColor="text1"/>
          <w:sz w:val="24"/>
          <w:szCs w:val="24"/>
        </w:rPr>
        <w:t>n;i</w:t>
      </w:r>
      <w:proofErr w:type="spellEnd"/>
      <w:r>
        <w:rPr>
          <w:color w:val="000000" w:themeColor="text1"/>
          <w:sz w:val="24"/>
          <w:szCs w:val="24"/>
        </w:rPr>
        <w:t>++)</w:t>
      </w:r>
    </w:p>
    <w:p w14:paraId="6E15F399" w14:textId="77777777" w:rsidR="00D7431D" w:rsidRDefault="00D7431D" w:rsidP="00D7431D">
      <w:pPr>
        <w:rPr>
          <w:color w:val="000000" w:themeColor="text1"/>
          <w:sz w:val="24"/>
          <w:szCs w:val="24"/>
        </w:rPr>
      </w:pPr>
      <w:r>
        <w:rPr>
          <w:color w:val="000000" w:themeColor="text1"/>
          <w:sz w:val="24"/>
          <w:szCs w:val="24"/>
        </w:rPr>
        <w:tab/>
        <w:t>{</w:t>
      </w:r>
    </w:p>
    <w:p w14:paraId="5B2F223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int info;</w:t>
      </w:r>
    </w:p>
    <w:p w14:paraId="3A3FF4D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data: ";</w:t>
      </w:r>
    </w:p>
    <w:p w14:paraId="42A0AEA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&gt;&gt;info;</w:t>
      </w:r>
    </w:p>
    <w:p w14:paraId="295A032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this-&gt;insert(info);</w:t>
      </w:r>
    </w:p>
    <w:p w14:paraId="7D36F27C" w14:textId="77777777" w:rsidR="00D7431D" w:rsidRDefault="00D7431D" w:rsidP="00D7431D">
      <w:pPr>
        <w:rPr>
          <w:color w:val="000000" w:themeColor="text1"/>
          <w:sz w:val="24"/>
          <w:szCs w:val="24"/>
        </w:rPr>
      </w:pPr>
      <w:r>
        <w:rPr>
          <w:color w:val="000000" w:themeColor="text1"/>
          <w:sz w:val="24"/>
          <w:szCs w:val="24"/>
        </w:rPr>
        <w:tab/>
        <w:t>}</w:t>
      </w:r>
    </w:p>
    <w:p w14:paraId="400175A9" w14:textId="77777777" w:rsidR="00D7431D" w:rsidRDefault="00D7431D" w:rsidP="00D7431D">
      <w:pPr>
        <w:rPr>
          <w:color w:val="000000" w:themeColor="text1"/>
          <w:sz w:val="24"/>
          <w:szCs w:val="24"/>
        </w:rPr>
      </w:pPr>
      <w:r>
        <w:rPr>
          <w:color w:val="000000" w:themeColor="text1"/>
          <w:sz w:val="24"/>
          <w:szCs w:val="24"/>
        </w:rPr>
        <w:tab/>
        <w:t>}</w:t>
      </w:r>
    </w:p>
    <w:p w14:paraId="130B9C8E" w14:textId="77777777" w:rsidR="00D7431D" w:rsidRDefault="00D7431D" w:rsidP="00D7431D">
      <w:pPr>
        <w:rPr>
          <w:color w:val="000000" w:themeColor="text1"/>
          <w:sz w:val="24"/>
          <w:szCs w:val="24"/>
        </w:rPr>
      </w:pPr>
      <w:r>
        <w:rPr>
          <w:color w:val="000000" w:themeColor="text1"/>
          <w:sz w:val="24"/>
          <w:szCs w:val="24"/>
        </w:rPr>
        <w:tab/>
        <w:t>else</w:t>
      </w:r>
    </w:p>
    <w:p w14:paraId="3F81A3FD" w14:textId="77777777" w:rsidR="00D7431D" w:rsidRDefault="00D7431D" w:rsidP="00D7431D">
      <w:pPr>
        <w:rPr>
          <w:color w:val="000000" w:themeColor="text1"/>
          <w:sz w:val="24"/>
          <w:szCs w:val="24"/>
        </w:rPr>
      </w:pPr>
      <w:r>
        <w:rPr>
          <w:color w:val="000000" w:themeColor="text1"/>
          <w:sz w:val="24"/>
          <w:szCs w:val="24"/>
        </w:rPr>
        <w:tab/>
        <w:t>{</w:t>
      </w:r>
    </w:p>
    <w:p w14:paraId="6B7D07C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nTree</w:t>
      </w:r>
      <w:proofErr w:type="spellEnd"/>
      <w:r>
        <w:rPr>
          <w:color w:val="000000" w:themeColor="text1"/>
          <w:sz w:val="24"/>
          <w:szCs w:val="24"/>
        </w:rPr>
        <w:t xml:space="preserve"> is Already created.\n";</w:t>
      </w:r>
    </w:p>
    <w:p w14:paraId="36A092EC" w14:textId="77777777" w:rsidR="00D7431D" w:rsidRDefault="00D7431D" w:rsidP="00D7431D">
      <w:pPr>
        <w:rPr>
          <w:color w:val="000000" w:themeColor="text1"/>
          <w:sz w:val="24"/>
          <w:szCs w:val="24"/>
        </w:rPr>
      </w:pPr>
      <w:r>
        <w:rPr>
          <w:color w:val="000000" w:themeColor="text1"/>
          <w:sz w:val="24"/>
          <w:szCs w:val="24"/>
        </w:rPr>
        <w:tab/>
        <w:t>}</w:t>
      </w:r>
    </w:p>
    <w:p w14:paraId="49312699" w14:textId="77777777" w:rsidR="00D7431D" w:rsidRDefault="00D7431D" w:rsidP="00D7431D">
      <w:pPr>
        <w:rPr>
          <w:color w:val="000000" w:themeColor="text1"/>
          <w:sz w:val="24"/>
          <w:szCs w:val="24"/>
        </w:rPr>
      </w:pPr>
      <w:r>
        <w:rPr>
          <w:color w:val="000000" w:themeColor="text1"/>
          <w:sz w:val="24"/>
          <w:szCs w:val="24"/>
        </w:rPr>
        <w:t>}</w:t>
      </w:r>
    </w:p>
    <w:p w14:paraId="7DA2A4A1" w14:textId="77777777" w:rsidR="00D7431D" w:rsidRDefault="00D7431D" w:rsidP="00D7431D">
      <w:pPr>
        <w:rPr>
          <w:color w:val="000000" w:themeColor="text1"/>
          <w:sz w:val="24"/>
          <w:szCs w:val="24"/>
        </w:rPr>
      </w:pPr>
      <w:proofErr w:type="gramStart"/>
      <w:r>
        <w:rPr>
          <w:color w:val="000000" w:themeColor="text1"/>
          <w:sz w:val="24"/>
          <w:szCs w:val="24"/>
        </w:rPr>
        <w:lastRenderedPageBreak/>
        <w:t>void</w:t>
      </w:r>
      <w:proofErr w:type="gramEnd"/>
      <w:r>
        <w:rPr>
          <w:color w:val="000000" w:themeColor="text1"/>
          <w:sz w:val="24"/>
          <w:szCs w:val="24"/>
        </w:rPr>
        <w:t xml:space="preserve"> TBT::insert(int data)</w:t>
      </w:r>
    </w:p>
    <w:p w14:paraId="6392A7A7" w14:textId="77777777" w:rsidR="00D7431D" w:rsidRDefault="00D7431D" w:rsidP="00D7431D">
      <w:pPr>
        <w:rPr>
          <w:color w:val="000000" w:themeColor="text1"/>
          <w:sz w:val="24"/>
          <w:szCs w:val="24"/>
        </w:rPr>
      </w:pPr>
      <w:r>
        <w:rPr>
          <w:color w:val="000000" w:themeColor="text1"/>
          <w:sz w:val="24"/>
          <w:szCs w:val="24"/>
        </w:rPr>
        <w:t>{</w:t>
      </w:r>
    </w:p>
    <w:p w14:paraId="0C36928E" w14:textId="77777777" w:rsidR="00D7431D" w:rsidRDefault="00D7431D" w:rsidP="00D7431D">
      <w:pPr>
        <w:rPr>
          <w:color w:val="000000" w:themeColor="text1"/>
          <w:sz w:val="24"/>
          <w:szCs w:val="24"/>
        </w:rPr>
      </w:pPr>
    </w:p>
    <w:p w14:paraId="24A0FFBE" w14:textId="77777777" w:rsidR="00D7431D" w:rsidRDefault="00D7431D" w:rsidP="00D7431D">
      <w:pPr>
        <w:rPr>
          <w:color w:val="000000" w:themeColor="text1"/>
          <w:sz w:val="24"/>
          <w:szCs w:val="24"/>
        </w:rPr>
      </w:pPr>
      <w:r>
        <w:rPr>
          <w:color w:val="000000" w:themeColor="text1"/>
          <w:sz w:val="24"/>
          <w:szCs w:val="24"/>
        </w:rPr>
        <w:tab/>
        <w:t>if(root-&gt;left==root&amp;&amp;root-&gt;right==root) //no node in tree</w:t>
      </w:r>
    </w:p>
    <w:p w14:paraId="4F7FF1AA" w14:textId="77777777" w:rsidR="00D7431D" w:rsidRDefault="00D7431D" w:rsidP="00D7431D">
      <w:pPr>
        <w:rPr>
          <w:color w:val="000000" w:themeColor="text1"/>
          <w:sz w:val="24"/>
          <w:szCs w:val="24"/>
        </w:rPr>
      </w:pPr>
      <w:r>
        <w:rPr>
          <w:color w:val="000000" w:themeColor="text1"/>
          <w:sz w:val="24"/>
          <w:szCs w:val="24"/>
        </w:rPr>
        <w:tab/>
        <w:t>{</w:t>
      </w:r>
    </w:p>
    <w:p w14:paraId="7A66F83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node *p=new node(data);</w:t>
      </w:r>
    </w:p>
    <w:p w14:paraId="5B4C968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p-&gt;left=root-&gt;left;</w:t>
      </w:r>
    </w:p>
    <w:p w14:paraId="243725A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p-&gt;</w:t>
      </w:r>
      <w:proofErr w:type="spellStart"/>
      <w:r>
        <w:rPr>
          <w:color w:val="000000" w:themeColor="text1"/>
          <w:sz w:val="24"/>
          <w:szCs w:val="24"/>
        </w:rPr>
        <w:t>lbit</w:t>
      </w:r>
      <w:proofErr w:type="spellEnd"/>
      <w:r>
        <w:rPr>
          <w:color w:val="000000" w:themeColor="text1"/>
          <w:sz w:val="24"/>
          <w:szCs w:val="24"/>
        </w:rPr>
        <w:t>=root-&gt;</w:t>
      </w:r>
      <w:proofErr w:type="spellStart"/>
      <w:r>
        <w:rPr>
          <w:color w:val="000000" w:themeColor="text1"/>
          <w:sz w:val="24"/>
          <w:szCs w:val="24"/>
        </w:rPr>
        <w:t>lbit</w:t>
      </w:r>
      <w:proofErr w:type="spellEnd"/>
      <w:r>
        <w:rPr>
          <w:color w:val="000000" w:themeColor="text1"/>
          <w:sz w:val="24"/>
          <w:szCs w:val="24"/>
        </w:rPr>
        <w:t>; //0</w:t>
      </w:r>
    </w:p>
    <w:p w14:paraId="72ABB65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p-&gt;</w:t>
      </w:r>
      <w:proofErr w:type="spellStart"/>
      <w:r>
        <w:rPr>
          <w:color w:val="000000" w:themeColor="text1"/>
          <w:sz w:val="24"/>
          <w:szCs w:val="24"/>
        </w:rPr>
        <w:t>rbit</w:t>
      </w:r>
      <w:proofErr w:type="spellEnd"/>
      <w:r>
        <w:rPr>
          <w:color w:val="000000" w:themeColor="text1"/>
          <w:sz w:val="24"/>
          <w:szCs w:val="24"/>
        </w:rPr>
        <w:t>=0;</w:t>
      </w:r>
    </w:p>
    <w:p w14:paraId="407EA5B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p-&gt;right=root-&gt;right;</w:t>
      </w:r>
    </w:p>
    <w:p w14:paraId="55A8E27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root-&gt;left=p;</w:t>
      </w:r>
    </w:p>
    <w:p w14:paraId="4B046F1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root-&gt;</w:t>
      </w:r>
      <w:proofErr w:type="spellStart"/>
      <w:r>
        <w:rPr>
          <w:color w:val="000000" w:themeColor="text1"/>
          <w:sz w:val="24"/>
          <w:szCs w:val="24"/>
        </w:rPr>
        <w:t>lbit</w:t>
      </w:r>
      <w:proofErr w:type="spellEnd"/>
      <w:r>
        <w:rPr>
          <w:color w:val="000000" w:themeColor="text1"/>
          <w:sz w:val="24"/>
          <w:szCs w:val="24"/>
        </w:rPr>
        <w:t>=1;</w:t>
      </w:r>
    </w:p>
    <w:p w14:paraId="0426448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nInserted</w:t>
      </w:r>
      <w:proofErr w:type="spellEnd"/>
      <w:r>
        <w:rPr>
          <w:color w:val="000000" w:themeColor="text1"/>
          <w:sz w:val="24"/>
          <w:szCs w:val="24"/>
        </w:rPr>
        <w:t xml:space="preserve"> start"&lt;&lt;data;</w:t>
      </w:r>
    </w:p>
    <w:p w14:paraId="4B1FEF5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return;</w:t>
      </w:r>
    </w:p>
    <w:p w14:paraId="232CF56E" w14:textId="77777777" w:rsidR="00D7431D" w:rsidRDefault="00D7431D" w:rsidP="00D7431D">
      <w:pPr>
        <w:rPr>
          <w:color w:val="000000" w:themeColor="text1"/>
          <w:sz w:val="24"/>
          <w:szCs w:val="24"/>
        </w:rPr>
      </w:pPr>
      <w:r>
        <w:rPr>
          <w:color w:val="000000" w:themeColor="text1"/>
          <w:sz w:val="24"/>
          <w:szCs w:val="24"/>
        </w:rPr>
        <w:tab/>
        <w:t>}</w:t>
      </w:r>
    </w:p>
    <w:p w14:paraId="0ED0523C" w14:textId="77777777" w:rsidR="00D7431D" w:rsidRDefault="00D7431D" w:rsidP="00D7431D">
      <w:pPr>
        <w:rPr>
          <w:color w:val="000000" w:themeColor="text1"/>
          <w:sz w:val="24"/>
          <w:szCs w:val="24"/>
        </w:rPr>
      </w:pPr>
      <w:r>
        <w:rPr>
          <w:color w:val="000000" w:themeColor="text1"/>
          <w:sz w:val="24"/>
          <w:szCs w:val="24"/>
        </w:rPr>
        <w:tab/>
        <w:t>node *cur=new node;</w:t>
      </w:r>
    </w:p>
    <w:p w14:paraId="68EF7008" w14:textId="77777777" w:rsidR="00D7431D" w:rsidRDefault="00D7431D" w:rsidP="00D7431D">
      <w:pPr>
        <w:rPr>
          <w:color w:val="000000" w:themeColor="text1"/>
          <w:sz w:val="24"/>
          <w:szCs w:val="24"/>
        </w:rPr>
      </w:pPr>
      <w:r>
        <w:rPr>
          <w:color w:val="000000" w:themeColor="text1"/>
          <w:sz w:val="24"/>
          <w:szCs w:val="24"/>
        </w:rPr>
        <w:tab/>
        <w:t>cur=root-&gt;left;</w:t>
      </w:r>
    </w:p>
    <w:p w14:paraId="44A9D180"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while(</w:t>
      </w:r>
      <w:proofErr w:type="gramEnd"/>
      <w:r>
        <w:rPr>
          <w:color w:val="000000" w:themeColor="text1"/>
          <w:sz w:val="24"/>
          <w:szCs w:val="24"/>
        </w:rPr>
        <w:t>1)</w:t>
      </w:r>
    </w:p>
    <w:p w14:paraId="41D6F93C" w14:textId="77777777" w:rsidR="00D7431D" w:rsidRDefault="00D7431D" w:rsidP="00D7431D">
      <w:pPr>
        <w:rPr>
          <w:color w:val="000000" w:themeColor="text1"/>
          <w:sz w:val="24"/>
          <w:szCs w:val="24"/>
        </w:rPr>
      </w:pPr>
      <w:r>
        <w:rPr>
          <w:color w:val="000000" w:themeColor="text1"/>
          <w:sz w:val="24"/>
          <w:szCs w:val="24"/>
        </w:rPr>
        <w:tab/>
        <w:t>{</w:t>
      </w:r>
    </w:p>
    <w:p w14:paraId="6F24558D" w14:textId="77777777" w:rsidR="00D7431D" w:rsidRDefault="00D7431D" w:rsidP="00D7431D">
      <w:pPr>
        <w:rPr>
          <w:color w:val="000000" w:themeColor="text1"/>
          <w:sz w:val="24"/>
          <w:szCs w:val="24"/>
        </w:rPr>
      </w:pPr>
    </w:p>
    <w:p w14:paraId="5FF2EB7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cur-&gt;data&lt;data)   //insert right</w:t>
      </w:r>
    </w:p>
    <w:p w14:paraId="054148E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34973AC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node *p=new node(data);</w:t>
      </w:r>
    </w:p>
    <w:p w14:paraId="28B6FB9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if(cur-&gt;</w:t>
      </w:r>
      <w:proofErr w:type="spellStart"/>
      <w:r>
        <w:rPr>
          <w:color w:val="000000" w:themeColor="text1"/>
          <w:sz w:val="24"/>
          <w:szCs w:val="24"/>
        </w:rPr>
        <w:t>rbit</w:t>
      </w:r>
      <w:proofErr w:type="spellEnd"/>
      <w:r>
        <w:rPr>
          <w:color w:val="000000" w:themeColor="text1"/>
          <w:sz w:val="24"/>
          <w:szCs w:val="24"/>
        </w:rPr>
        <w:t>==0)</w:t>
      </w:r>
    </w:p>
    <w:p w14:paraId="0EDE05F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76981DE9"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r>
      <w:r>
        <w:rPr>
          <w:color w:val="000000" w:themeColor="text1"/>
          <w:sz w:val="24"/>
          <w:szCs w:val="24"/>
        </w:rPr>
        <w:tab/>
        <w:t>p-&gt;right=cur-&gt;right;</w:t>
      </w:r>
    </w:p>
    <w:p w14:paraId="44C0688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p-&gt;</w:t>
      </w:r>
      <w:proofErr w:type="spellStart"/>
      <w:r>
        <w:rPr>
          <w:color w:val="000000" w:themeColor="text1"/>
          <w:sz w:val="24"/>
          <w:szCs w:val="24"/>
        </w:rPr>
        <w:t>rbit</w:t>
      </w:r>
      <w:proofErr w:type="spellEnd"/>
      <w:r>
        <w:rPr>
          <w:color w:val="000000" w:themeColor="text1"/>
          <w:sz w:val="24"/>
          <w:szCs w:val="24"/>
        </w:rPr>
        <w:t>=cur-&gt;</w:t>
      </w:r>
      <w:proofErr w:type="spellStart"/>
      <w:r>
        <w:rPr>
          <w:color w:val="000000" w:themeColor="text1"/>
          <w:sz w:val="24"/>
          <w:szCs w:val="24"/>
        </w:rPr>
        <w:t>rbit</w:t>
      </w:r>
      <w:proofErr w:type="spellEnd"/>
      <w:r>
        <w:rPr>
          <w:color w:val="000000" w:themeColor="text1"/>
          <w:sz w:val="24"/>
          <w:szCs w:val="24"/>
        </w:rPr>
        <w:t>;</w:t>
      </w:r>
    </w:p>
    <w:p w14:paraId="2477110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p-&gt;</w:t>
      </w:r>
      <w:proofErr w:type="spellStart"/>
      <w:r>
        <w:rPr>
          <w:color w:val="000000" w:themeColor="text1"/>
          <w:sz w:val="24"/>
          <w:szCs w:val="24"/>
        </w:rPr>
        <w:t>lbit</w:t>
      </w:r>
      <w:proofErr w:type="spellEnd"/>
      <w:r>
        <w:rPr>
          <w:color w:val="000000" w:themeColor="text1"/>
          <w:sz w:val="24"/>
          <w:szCs w:val="24"/>
        </w:rPr>
        <w:t>=0;</w:t>
      </w:r>
    </w:p>
    <w:p w14:paraId="06D541C4" w14:textId="77777777" w:rsidR="00D7431D" w:rsidRDefault="00D7431D" w:rsidP="00D7431D">
      <w:pPr>
        <w:rPr>
          <w:color w:val="000000" w:themeColor="text1"/>
          <w:sz w:val="24"/>
          <w:szCs w:val="24"/>
        </w:rPr>
      </w:pPr>
      <w:r>
        <w:rPr>
          <w:color w:val="000000" w:themeColor="text1"/>
          <w:sz w:val="24"/>
          <w:szCs w:val="24"/>
        </w:rPr>
        <w:tab/>
      </w:r>
      <w:bookmarkStart w:id="0" w:name="_GoBack"/>
      <w:bookmarkEnd w:id="0"/>
      <w:r>
        <w:rPr>
          <w:color w:val="000000" w:themeColor="text1"/>
          <w:sz w:val="24"/>
          <w:szCs w:val="24"/>
        </w:rPr>
        <w:tab/>
      </w:r>
      <w:r>
        <w:rPr>
          <w:color w:val="000000" w:themeColor="text1"/>
          <w:sz w:val="24"/>
          <w:szCs w:val="24"/>
        </w:rPr>
        <w:tab/>
      </w:r>
      <w:r>
        <w:rPr>
          <w:color w:val="000000" w:themeColor="text1"/>
          <w:sz w:val="24"/>
          <w:szCs w:val="24"/>
        </w:rPr>
        <w:tab/>
        <w:t>p-&gt;left=cur;</w:t>
      </w:r>
    </w:p>
    <w:p w14:paraId="3E48B83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cur-&gt;</w:t>
      </w:r>
      <w:proofErr w:type="spellStart"/>
      <w:r>
        <w:rPr>
          <w:color w:val="000000" w:themeColor="text1"/>
          <w:sz w:val="24"/>
          <w:szCs w:val="24"/>
        </w:rPr>
        <w:t>rbit</w:t>
      </w:r>
      <w:proofErr w:type="spellEnd"/>
      <w:r>
        <w:rPr>
          <w:color w:val="000000" w:themeColor="text1"/>
          <w:sz w:val="24"/>
          <w:szCs w:val="24"/>
        </w:rPr>
        <w:t>=1;</w:t>
      </w:r>
    </w:p>
    <w:p w14:paraId="06D0292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cur-&gt;right=p;</w:t>
      </w:r>
    </w:p>
    <w:p w14:paraId="7AC71A0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w:t>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nInserted</w:t>
      </w:r>
      <w:proofErr w:type="spellEnd"/>
      <w:r>
        <w:rPr>
          <w:color w:val="000000" w:themeColor="text1"/>
          <w:sz w:val="24"/>
          <w:szCs w:val="24"/>
        </w:rPr>
        <w:t xml:space="preserve"> right "&lt;&lt;data;</w:t>
      </w:r>
    </w:p>
    <w:p w14:paraId="433E511D"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 data&lt;&lt;" Inserted right"&lt;&lt;" of "&lt;&lt; cur-&gt;data&lt;&lt;</w:t>
      </w:r>
      <w:proofErr w:type="spellStart"/>
      <w:r>
        <w:rPr>
          <w:color w:val="000000" w:themeColor="text1"/>
          <w:sz w:val="24"/>
          <w:szCs w:val="24"/>
        </w:rPr>
        <w:t>endl</w:t>
      </w:r>
      <w:proofErr w:type="spellEnd"/>
      <w:r>
        <w:rPr>
          <w:color w:val="000000" w:themeColor="text1"/>
          <w:sz w:val="24"/>
          <w:szCs w:val="24"/>
        </w:rPr>
        <w:t>;</w:t>
      </w:r>
    </w:p>
    <w:p w14:paraId="48BAA5F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return;</w:t>
      </w:r>
    </w:p>
    <w:p w14:paraId="3B7DEC2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68D9F5A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else</w:t>
      </w:r>
    </w:p>
    <w:p w14:paraId="0CB0EA5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cur=cur-&gt;right;</w:t>
      </w:r>
    </w:p>
    <w:p w14:paraId="7A1A148B"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559300A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if(cur-&gt;data&gt;data) //insert left</w:t>
      </w:r>
    </w:p>
    <w:p w14:paraId="038CA65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45D7114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node *p=new node(data);</w:t>
      </w:r>
    </w:p>
    <w:p w14:paraId="66BDD1C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if(cur-&gt;</w:t>
      </w:r>
      <w:proofErr w:type="spellStart"/>
      <w:r>
        <w:rPr>
          <w:color w:val="000000" w:themeColor="text1"/>
          <w:sz w:val="24"/>
          <w:szCs w:val="24"/>
        </w:rPr>
        <w:t>lbit</w:t>
      </w:r>
      <w:proofErr w:type="spellEnd"/>
      <w:r>
        <w:rPr>
          <w:color w:val="000000" w:themeColor="text1"/>
          <w:sz w:val="24"/>
          <w:szCs w:val="24"/>
        </w:rPr>
        <w:t>==0)</w:t>
      </w:r>
    </w:p>
    <w:p w14:paraId="1B2610C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1E5F107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p-&gt;left=cur-&gt;left;</w:t>
      </w:r>
    </w:p>
    <w:p w14:paraId="400875F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p-&gt;</w:t>
      </w:r>
      <w:proofErr w:type="spellStart"/>
      <w:r>
        <w:rPr>
          <w:color w:val="000000" w:themeColor="text1"/>
          <w:sz w:val="24"/>
          <w:szCs w:val="24"/>
        </w:rPr>
        <w:t>lbit</w:t>
      </w:r>
      <w:proofErr w:type="spellEnd"/>
      <w:r>
        <w:rPr>
          <w:color w:val="000000" w:themeColor="text1"/>
          <w:sz w:val="24"/>
          <w:szCs w:val="24"/>
        </w:rPr>
        <w:t>=cur-&gt;</w:t>
      </w:r>
      <w:proofErr w:type="spellStart"/>
      <w:r>
        <w:rPr>
          <w:color w:val="000000" w:themeColor="text1"/>
          <w:sz w:val="24"/>
          <w:szCs w:val="24"/>
        </w:rPr>
        <w:t>lbit</w:t>
      </w:r>
      <w:proofErr w:type="spellEnd"/>
      <w:r>
        <w:rPr>
          <w:color w:val="000000" w:themeColor="text1"/>
          <w:sz w:val="24"/>
          <w:szCs w:val="24"/>
        </w:rPr>
        <w:t>;</w:t>
      </w:r>
    </w:p>
    <w:p w14:paraId="1FA21D1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p-&gt;</w:t>
      </w:r>
      <w:proofErr w:type="spellStart"/>
      <w:r>
        <w:rPr>
          <w:color w:val="000000" w:themeColor="text1"/>
          <w:sz w:val="24"/>
          <w:szCs w:val="24"/>
        </w:rPr>
        <w:t>rbit</w:t>
      </w:r>
      <w:proofErr w:type="spellEnd"/>
      <w:r>
        <w:rPr>
          <w:color w:val="000000" w:themeColor="text1"/>
          <w:sz w:val="24"/>
          <w:szCs w:val="24"/>
        </w:rPr>
        <w:t>=0;</w:t>
      </w:r>
    </w:p>
    <w:p w14:paraId="294289B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p-&gt;right=cur; //successor</w:t>
      </w:r>
    </w:p>
    <w:p w14:paraId="78AB131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cur-&gt;</w:t>
      </w:r>
      <w:proofErr w:type="spellStart"/>
      <w:r>
        <w:rPr>
          <w:color w:val="000000" w:themeColor="text1"/>
          <w:sz w:val="24"/>
          <w:szCs w:val="24"/>
        </w:rPr>
        <w:t>lbit</w:t>
      </w:r>
      <w:proofErr w:type="spellEnd"/>
      <w:r>
        <w:rPr>
          <w:color w:val="000000" w:themeColor="text1"/>
          <w:sz w:val="24"/>
          <w:szCs w:val="24"/>
        </w:rPr>
        <w:t>=1;</w:t>
      </w:r>
    </w:p>
    <w:p w14:paraId="5607533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cur-&gt;left=p;</w:t>
      </w:r>
    </w:p>
    <w:p w14:paraId="7210F98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&lt;&lt;data &lt;&lt;" Inserted left "&lt;&lt;" of "&lt;&lt;cur-&gt;data&lt;&lt;</w:t>
      </w:r>
      <w:proofErr w:type="spellStart"/>
      <w:r>
        <w:rPr>
          <w:color w:val="000000" w:themeColor="text1"/>
          <w:sz w:val="24"/>
          <w:szCs w:val="24"/>
        </w:rPr>
        <w:t>endl</w:t>
      </w:r>
      <w:proofErr w:type="spellEnd"/>
      <w:r>
        <w:rPr>
          <w:color w:val="000000" w:themeColor="text1"/>
          <w:sz w:val="24"/>
          <w:szCs w:val="24"/>
        </w:rPr>
        <w:t>;</w:t>
      </w:r>
    </w:p>
    <w:p w14:paraId="10420DAF"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r>
      <w:r>
        <w:rPr>
          <w:color w:val="000000" w:themeColor="text1"/>
          <w:sz w:val="24"/>
          <w:szCs w:val="24"/>
        </w:rPr>
        <w:tab/>
        <w:t>return;</w:t>
      </w:r>
    </w:p>
    <w:p w14:paraId="5113B17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w:t>
      </w:r>
    </w:p>
    <w:p w14:paraId="7B8AFEB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else</w:t>
      </w:r>
    </w:p>
    <w:p w14:paraId="1E5B6577"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cur=cur-&gt;left;</w:t>
      </w:r>
    </w:p>
    <w:p w14:paraId="335040C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28D0DA45" w14:textId="77777777" w:rsidR="00D7431D" w:rsidRDefault="00D7431D" w:rsidP="00D7431D">
      <w:pPr>
        <w:rPr>
          <w:color w:val="000000" w:themeColor="text1"/>
          <w:sz w:val="24"/>
          <w:szCs w:val="24"/>
        </w:rPr>
      </w:pPr>
      <w:r>
        <w:rPr>
          <w:color w:val="000000" w:themeColor="text1"/>
          <w:sz w:val="24"/>
          <w:szCs w:val="24"/>
        </w:rPr>
        <w:tab/>
        <w:t>}</w:t>
      </w:r>
    </w:p>
    <w:p w14:paraId="6F525EB5" w14:textId="77777777" w:rsidR="00D7431D" w:rsidRDefault="00D7431D" w:rsidP="00D7431D">
      <w:pPr>
        <w:rPr>
          <w:color w:val="000000" w:themeColor="text1"/>
          <w:sz w:val="24"/>
          <w:szCs w:val="24"/>
        </w:rPr>
      </w:pPr>
    </w:p>
    <w:p w14:paraId="46083732" w14:textId="77777777" w:rsidR="00D7431D" w:rsidRDefault="00D7431D" w:rsidP="00D7431D">
      <w:pPr>
        <w:rPr>
          <w:color w:val="000000" w:themeColor="text1"/>
          <w:sz w:val="24"/>
          <w:szCs w:val="24"/>
        </w:rPr>
      </w:pPr>
      <w:r>
        <w:rPr>
          <w:color w:val="000000" w:themeColor="text1"/>
          <w:sz w:val="24"/>
          <w:szCs w:val="24"/>
        </w:rPr>
        <w:t>}</w:t>
      </w:r>
    </w:p>
    <w:p w14:paraId="443A534E" w14:textId="77777777" w:rsidR="00D7431D" w:rsidRDefault="00D7431D" w:rsidP="00D7431D">
      <w:pPr>
        <w:rPr>
          <w:color w:val="000000" w:themeColor="text1"/>
          <w:sz w:val="24"/>
          <w:szCs w:val="24"/>
        </w:rPr>
      </w:pPr>
    </w:p>
    <w:p w14:paraId="0C9A9E85" w14:textId="77777777" w:rsidR="00D7431D" w:rsidRDefault="00D7431D" w:rsidP="00D7431D">
      <w:pPr>
        <w:rPr>
          <w:color w:val="000000" w:themeColor="text1"/>
          <w:sz w:val="24"/>
          <w:szCs w:val="24"/>
        </w:rPr>
      </w:pPr>
    </w:p>
    <w:p w14:paraId="22C01D39" w14:textId="77777777" w:rsidR="00D7431D" w:rsidRDefault="00D7431D" w:rsidP="00D7431D">
      <w:pPr>
        <w:rPr>
          <w:color w:val="000000" w:themeColor="text1"/>
          <w:sz w:val="24"/>
          <w:szCs w:val="24"/>
        </w:rPr>
      </w:pPr>
    </w:p>
    <w:p w14:paraId="3F2DE36E" w14:textId="77777777" w:rsidR="00D7431D" w:rsidRDefault="00D7431D" w:rsidP="00D7431D">
      <w:pPr>
        <w:rPr>
          <w:color w:val="000000" w:themeColor="text1"/>
          <w:sz w:val="24"/>
          <w:szCs w:val="24"/>
        </w:rPr>
      </w:pPr>
      <w:proofErr w:type="gramStart"/>
      <w:r>
        <w:rPr>
          <w:color w:val="000000" w:themeColor="text1"/>
          <w:sz w:val="24"/>
          <w:szCs w:val="24"/>
        </w:rPr>
        <w:t>int</w:t>
      </w:r>
      <w:proofErr w:type="gramEnd"/>
      <w:r>
        <w:rPr>
          <w:color w:val="000000" w:themeColor="text1"/>
          <w:sz w:val="24"/>
          <w:szCs w:val="24"/>
        </w:rPr>
        <w:t xml:space="preserve"> main() {</w:t>
      </w:r>
    </w:p>
    <w:p w14:paraId="5E7AD6FD" w14:textId="77777777" w:rsidR="00D7431D" w:rsidRDefault="00D7431D" w:rsidP="00D7431D">
      <w:pPr>
        <w:rPr>
          <w:color w:val="000000" w:themeColor="text1"/>
          <w:sz w:val="24"/>
          <w:szCs w:val="24"/>
        </w:rPr>
      </w:pPr>
      <w:r>
        <w:rPr>
          <w:color w:val="000000" w:themeColor="text1"/>
          <w:sz w:val="24"/>
          <w:szCs w:val="24"/>
        </w:rPr>
        <w:tab/>
        <w:t>TBT t1;</w:t>
      </w:r>
    </w:p>
    <w:p w14:paraId="2996948F" w14:textId="77777777" w:rsidR="00D7431D" w:rsidRDefault="00D7431D" w:rsidP="00D7431D">
      <w:pPr>
        <w:rPr>
          <w:color w:val="000000" w:themeColor="text1"/>
          <w:sz w:val="24"/>
          <w:szCs w:val="24"/>
        </w:rPr>
      </w:pPr>
      <w:r>
        <w:rPr>
          <w:color w:val="000000" w:themeColor="text1"/>
          <w:sz w:val="24"/>
          <w:szCs w:val="24"/>
        </w:rPr>
        <w:tab/>
        <w:t>int value;</w:t>
      </w:r>
    </w:p>
    <w:p w14:paraId="10CDF3F7" w14:textId="77777777" w:rsidR="00D7431D" w:rsidRDefault="00D7431D" w:rsidP="00D7431D">
      <w:pPr>
        <w:rPr>
          <w:color w:val="000000" w:themeColor="text1"/>
          <w:sz w:val="24"/>
          <w:szCs w:val="24"/>
        </w:rPr>
      </w:pPr>
      <w:r>
        <w:rPr>
          <w:color w:val="000000" w:themeColor="text1"/>
          <w:sz w:val="24"/>
          <w:szCs w:val="24"/>
        </w:rPr>
        <w:tab/>
        <w:t>int choice;</w:t>
      </w:r>
    </w:p>
    <w:p w14:paraId="4814FF2E" w14:textId="77777777" w:rsidR="00D7431D" w:rsidRDefault="00D7431D" w:rsidP="00D7431D">
      <w:pPr>
        <w:rPr>
          <w:color w:val="000000" w:themeColor="text1"/>
          <w:sz w:val="24"/>
          <w:szCs w:val="24"/>
        </w:rPr>
      </w:pPr>
      <w:r>
        <w:rPr>
          <w:color w:val="000000" w:themeColor="text1"/>
          <w:sz w:val="24"/>
          <w:szCs w:val="24"/>
        </w:rPr>
        <w:tab/>
        <w:t>do</w:t>
      </w:r>
    </w:p>
    <w:p w14:paraId="688E673E" w14:textId="77777777" w:rsidR="00D7431D" w:rsidRDefault="00D7431D" w:rsidP="00D7431D">
      <w:pPr>
        <w:rPr>
          <w:color w:val="000000" w:themeColor="text1"/>
          <w:sz w:val="24"/>
          <w:szCs w:val="24"/>
        </w:rPr>
      </w:pPr>
      <w:r>
        <w:rPr>
          <w:color w:val="000000" w:themeColor="text1"/>
          <w:sz w:val="24"/>
          <w:szCs w:val="24"/>
        </w:rPr>
        <w:tab/>
        <w:t>{</w:t>
      </w:r>
    </w:p>
    <w:p w14:paraId="3A1BA61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proofErr w:type="gramStart"/>
      <w:r>
        <w:rPr>
          <w:color w:val="000000" w:themeColor="text1"/>
          <w:sz w:val="24"/>
          <w:szCs w:val="24"/>
        </w:rPr>
        <w:t>cout</w:t>
      </w:r>
      <w:proofErr w:type="spellEnd"/>
      <w:proofErr w:type="gramEnd"/>
      <w:r>
        <w:rPr>
          <w:color w:val="000000" w:themeColor="text1"/>
          <w:sz w:val="24"/>
          <w:szCs w:val="24"/>
        </w:rPr>
        <w:t>&lt;&lt;"\n1.Create Tree\n2.Insert into tree\n3.Preorder\n4.Inorder\n0.Exit\</w:t>
      </w:r>
      <w:proofErr w:type="spellStart"/>
      <w:r>
        <w:rPr>
          <w:color w:val="000000" w:themeColor="text1"/>
          <w:sz w:val="24"/>
          <w:szCs w:val="24"/>
        </w:rPr>
        <w:t>nEnter</w:t>
      </w:r>
      <w:proofErr w:type="spellEnd"/>
      <w:r>
        <w:rPr>
          <w:color w:val="000000" w:themeColor="text1"/>
          <w:sz w:val="24"/>
          <w:szCs w:val="24"/>
        </w:rPr>
        <w:t xml:space="preserve"> your choice: ";</w:t>
      </w:r>
    </w:p>
    <w:p w14:paraId="51BEAD4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&gt;&gt;choice;</w:t>
      </w:r>
    </w:p>
    <w:p w14:paraId="1B0A1AC4"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switch(choice)</w:t>
      </w:r>
    </w:p>
    <w:p w14:paraId="6DB19DD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5201AD6E"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1:</w:t>
      </w:r>
    </w:p>
    <w:p w14:paraId="25672AE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t1.create(</w:t>
      </w:r>
      <w:proofErr w:type="gramEnd"/>
      <w:r>
        <w:rPr>
          <w:color w:val="000000" w:themeColor="text1"/>
          <w:sz w:val="24"/>
          <w:szCs w:val="24"/>
        </w:rPr>
        <w:t>);</w:t>
      </w:r>
    </w:p>
    <w:p w14:paraId="01E5C6E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670B2284" w14:textId="77777777" w:rsidR="00D7431D" w:rsidRDefault="00D7431D" w:rsidP="00D7431D">
      <w:pPr>
        <w:rPr>
          <w:color w:val="000000" w:themeColor="text1"/>
          <w:sz w:val="24"/>
          <w:szCs w:val="24"/>
        </w:rPr>
      </w:pPr>
      <w:r>
        <w:rPr>
          <w:color w:val="000000" w:themeColor="text1"/>
          <w:sz w:val="24"/>
          <w:szCs w:val="24"/>
        </w:rPr>
        <w:lastRenderedPageBreak/>
        <w:tab/>
      </w:r>
      <w:r>
        <w:rPr>
          <w:color w:val="000000" w:themeColor="text1"/>
          <w:sz w:val="24"/>
          <w:szCs w:val="24"/>
        </w:rPr>
        <w:tab/>
        <w:t>case 2:</w:t>
      </w:r>
    </w:p>
    <w:p w14:paraId="3138031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nEnter</w:t>
      </w:r>
      <w:proofErr w:type="spellEnd"/>
      <w:r>
        <w:rPr>
          <w:color w:val="000000" w:themeColor="text1"/>
          <w:sz w:val="24"/>
          <w:szCs w:val="24"/>
        </w:rPr>
        <w:t xml:space="preserve"> Number(data): ";</w:t>
      </w:r>
    </w:p>
    <w:p w14:paraId="4CDA56E0"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cin</w:t>
      </w:r>
      <w:proofErr w:type="spellEnd"/>
      <w:r>
        <w:rPr>
          <w:color w:val="000000" w:themeColor="text1"/>
          <w:sz w:val="24"/>
          <w:szCs w:val="24"/>
        </w:rPr>
        <w:t>&gt;&gt;value;</w:t>
      </w:r>
    </w:p>
    <w:p w14:paraId="6F43B5F3"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gramStart"/>
      <w:r>
        <w:rPr>
          <w:color w:val="000000" w:themeColor="text1"/>
          <w:sz w:val="24"/>
          <w:szCs w:val="24"/>
        </w:rPr>
        <w:t>t1.insert(</w:t>
      </w:r>
      <w:proofErr w:type="gramEnd"/>
      <w:r>
        <w:rPr>
          <w:color w:val="000000" w:themeColor="text1"/>
          <w:sz w:val="24"/>
          <w:szCs w:val="24"/>
        </w:rPr>
        <w:t>value);</w:t>
      </w:r>
    </w:p>
    <w:p w14:paraId="13A81EAC"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33AD557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3:</w:t>
      </w:r>
    </w:p>
    <w:p w14:paraId="1BB4C426"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nPreorder</w:t>
      </w:r>
      <w:proofErr w:type="spellEnd"/>
      <w:r>
        <w:rPr>
          <w:color w:val="000000" w:themeColor="text1"/>
          <w:sz w:val="24"/>
          <w:szCs w:val="24"/>
        </w:rPr>
        <w:t xml:space="preserve"> traversal of TBT\n";</w:t>
      </w:r>
    </w:p>
    <w:p w14:paraId="00D59A5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t1.preorder_</w:t>
      </w:r>
      <w:proofErr w:type="gramStart"/>
      <w:r>
        <w:rPr>
          <w:color w:val="000000" w:themeColor="text1"/>
          <w:sz w:val="24"/>
          <w:szCs w:val="24"/>
        </w:rPr>
        <w:t>traversal(</w:t>
      </w:r>
      <w:proofErr w:type="gramEnd"/>
      <w:r>
        <w:rPr>
          <w:color w:val="000000" w:themeColor="text1"/>
          <w:sz w:val="24"/>
          <w:szCs w:val="24"/>
        </w:rPr>
        <w:t>);</w:t>
      </w:r>
    </w:p>
    <w:p w14:paraId="1D8E6F0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7C45D8DF"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case 4:</w:t>
      </w:r>
    </w:p>
    <w:p w14:paraId="1E9DE859"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nInoder</w:t>
      </w:r>
      <w:proofErr w:type="spellEnd"/>
      <w:r>
        <w:rPr>
          <w:color w:val="000000" w:themeColor="text1"/>
          <w:sz w:val="24"/>
          <w:szCs w:val="24"/>
        </w:rPr>
        <w:t xml:space="preserve"> Traversal of TBT\n";</w:t>
      </w:r>
    </w:p>
    <w:p w14:paraId="2AE76DD5"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t1.inorder_</w:t>
      </w:r>
      <w:proofErr w:type="gramStart"/>
      <w:r>
        <w:rPr>
          <w:color w:val="000000" w:themeColor="text1"/>
          <w:sz w:val="24"/>
          <w:szCs w:val="24"/>
        </w:rPr>
        <w:t>traversal(</w:t>
      </w:r>
      <w:proofErr w:type="gramEnd"/>
      <w:r>
        <w:rPr>
          <w:color w:val="000000" w:themeColor="text1"/>
          <w:sz w:val="24"/>
          <w:szCs w:val="24"/>
        </w:rPr>
        <w:t>);</w:t>
      </w:r>
    </w:p>
    <w:p w14:paraId="0B6D5382"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break;</w:t>
      </w:r>
    </w:p>
    <w:p w14:paraId="7C294E81"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default:</w:t>
      </w:r>
    </w:p>
    <w:p w14:paraId="57B5B87A"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proofErr w:type="spellStart"/>
      <w:r>
        <w:rPr>
          <w:color w:val="000000" w:themeColor="text1"/>
          <w:sz w:val="24"/>
          <w:szCs w:val="24"/>
        </w:rPr>
        <w:t>cout</w:t>
      </w:r>
      <w:proofErr w:type="spellEnd"/>
      <w:r>
        <w:rPr>
          <w:color w:val="000000" w:themeColor="text1"/>
          <w:sz w:val="24"/>
          <w:szCs w:val="24"/>
        </w:rPr>
        <w:t>&lt;&lt;"\</w:t>
      </w:r>
      <w:proofErr w:type="spellStart"/>
      <w:r>
        <w:rPr>
          <w:color w:val="000000" w:themeColor="text1"/>
          <w:sz w:val="24"/>
          <w:szCs w:val="24"/>
        </w:rPr>
        <w:t>nWrong</w:t>
      </w:r>
      <w:proofErr w:type="spellEnd"/>
      <w:r>
        <w:rPr>
          <w:color w:val="000000" w:themeColor="text1"/>
          <w:sz w:val="24"/>
          <w:szCs w:val="24"/>
        </w:rPr>
        <w:t xml:space="preserve"> choice";</w:t>
      </w:r>
    </w:p>
    <w:p w14:paraId="717305D8" w14:textId="77777777" w:rsidR="00D7431D" w:rsidRDefault="00D7431D" w:rsidP="00D7431D">
      <w:pPr>
        <w:rPr>
          <w:color w:val="000000" w:themeColor="text1"/>
          <w:sz w:val="24"/>
          <w:szCs w:val="24"/>
        </w:rPr>
      </w:pPr>
      <w:r>
        <w:rPr>
          <w:color w:val="000000" w:themeColor="text1"/>
          <w:sz w:val="24"/>
          <w:szCs w:val="24"/>
        </w:rPr>
        <w:tab/>
      </w:r>
      <w:r>
        <w:rPr>
          <w:color w:val="000000" w:themeColor="text1"/>
          <w:sz w:val="24"/>
          <w:szCs w:val="24"/>
        </w:rPr>
        <w:tab/>
        <w:t>}</w:t>
      </w:r>
    </w:p>
    <w:p w14:paraId="64B43464" w14:textId="77777777" w:rsidR="00D7431D" w:rsidRDefault="00D7431D" w:rsidP="00D7431D">
      <w:pPr>
        <w:rPr>
          <w:color w:val="000000" w:themeColor="text1"/>
          <w:sz w:val="24"/>
          <w:szCs w:val="24"/>
        </w:rPr>
      </w:pPr>
    </w:p>
    <w:p w14:paraId="704AC328" w14:textId="77777777" w:rsidR="00D7431D" w:rsidRDefault="00D7431D" w:rsidP="00D7431D">
      <w:pPr>
        <w:rPr>
          <w:color w:val="000000" w:themeColor="text1"/>
          <w:sz w:val="24"/>
          <w:szCs w:val="24"/>
        </w:rPr>
      </w:pPr>
      <w:r>
        <w:rPr>
          <w:color w:val="000000" w:themeColor="text1"/>
          <w:sz w:val="24"/>
          <w:szCs w:val="24"/>
        </w:rPr>
        <w:tab/>
      </w:r>
      <w:proofErr w:type="gramStart"/>
      <w:r>
        <w:rPr>
          <w:color w:val="000000" w:themeColor="text1"/>
          <w:sz w:val="24"/>
          <w:szCs w:val="24"/>
        </w:rPr>
        <w:t>}while</w:t>
      </w:r>
      <w:proofErr w:type="gramEnd"/>
      <w:r>
        <w:rPr>
          <w:color w:val="000000" w:themeColor="text1"/>
          <w:sz w:val="24"/>
          <w:szCs w:val="24"/>
        </w:rPr>
        <w:t>(choice!=0);</w:t>
      </w:r>
    </w:p>
    <w:p w14:paraId="7F2DC5C5" w14:textId="77777777" w:rsidR="00D7431D" w:rsidRDefault="00D7431D" w:rsidP="00D7431D">
      <w:pPr>
        <w:rPr>
          <w:color w:val="000000" w:themeColor="text1"/>
          <w:sz w:val="24"/>
          <w:szCs w:val="24"/>
        </w:rPr>
      </w:pPr>
    </w:p>
    <w:p w14:paraId="1A091AAB" w14:textId="77777777" w:rsidR="00D7431D" w:rsidRDefault="00D7431D" w:rsidP="00D7431D">
      <w:pPr>
        <w:rPr>
          <w:color w:val="000000" w:themeColor="text1"/>
          <w:sz w:val="24"/>
          <w:szCs w:val="24"/>
        </w:rPr>
      </w:pPr>
    </w:p>
    <w:p w14:paraId="6A50CE96" w14:textId="77777777" w:rsidR="00D7431D" w:rsidRDefault="00D7431D" w:rsidP="00D7431D">
      <w:pPr>
        <w:rPr>
          <w:color w:val="000000" w:themeColor="text1"/>
          <w:sz w:val="24"/>
          <w:szCs w:val="24"/>
        </w:rPr>
      </w:pPr>
      <w:r>
        <w:rPr>
          <w:color w:val="000000" w:themeColor="text1"/>
          <w:sz w:val="24"/>
          <w:szCs w:val="24"/>
        </w:rPr>
        <w:tab/>
        <w:t>return 0;</w:t>
      </w:r>
    </w:p>
    <w:p w14:paraId="391240BC" w14:textId="77777777" w:rsidR="00D7431D" w:rsidRDefault="00D7431D" w:rsidP="00D7431D">
      <w:pPr>
        <w:rPr>
          <w:color w:val="000000" w:themeColor="text1"/>
          <w:sz w:val="24"/>
          <w:szCs w:val="24"/>
        </w:rPr>
      </w:pPr>
      <w:r>
        <w:rPr>
          <w:color w:val="000000" w:themeColor="text1"/>
          <w:sz w:val="24"/>
          <w:szCs w:val="24"/>
        </w:rPr>
        <w:t>}</w:t>
      </w:r>
    </w:p>
    <w:p w14:paraId="0C4A49E3" w14:textId="77777777" w:rsidR="00D7431D" w:rsidRDefault="00D7431D" w:rsidP="00D7431D">
      <w:pPr>
        <w:rPr>
          <w:color w:val="000000" w:themeColor="text1"/>
          <w:sz w:val="24"/>
          <w:szCs w:val="24"/>
        </w:rPr>
      </w:pPr>
    </w:p>
    <w:p w14:paraId="190137EC" w14:textId="77777777" w:rsidR="00D7431D" w:rsidRDefault="00D7431D" w:rsidP="00D7431D">
      <w:pPr>
        <w:rPr>
          <w:b/>
          <w:bCs/>
          <w:color w:val="000000" w:themeColor="text1"/>
          <w:sz w:val="32"/>
          <w:szCs w:val="32"/>
          <w:u w:val="single"/>
        </w:rPr>
      </w:pPr>
    </w:p>
    <w:p w14:paraId="5ECB23E3" w14:textId="77777777" w:rsidR="00D7431D" w:rsidRDefault="00D7431D" w:rsidP="00D7431D">
      <w:pPr>
        <w:rPr>
          <w:b/>
          <w:bCs/>
          <w:color w:val="000000" w:themeColor="text1"/>
          <w:sz w:val="32"/>
          <w:szCs w:val="32"/>
          <w:u w:val="single"/>
        </w:rPr>
      </w:pPr>
      <w:r>
        <w:rPr>
          <w:b/>
          <w:bCs/>
          <w:color w:val="000000" w:themeColor="text1"/>
          <w:sz w:val="32"/>
          <w:szCs w:val="32"/>
          <w:u w:val="single"/>
        </w:rPr>
        <w:lastRenderedPageBreak/>
        <w:t>Output Screenshots:-</w:t>
      </w:r>
    </w:p>
    <w:p w14:paraId="322C9C6C" w14:textId="69403F96" w:rsidR="00D7431D" w:rsidRDefault="00D7431D" w:rsidP="00D7431D">
      <w:pPr>
        <w:rPr>
          <w:b/>
          <w:bCs/>
          <w:color w:val="000000" w:themeColor="text1"/>
          <w:sz w:val="32"/>
          <w:szCs w:val="32"/>
          <w:u w:val="single"/>
        </w:rPr>
      </w:pPr>
      <w:r>
        <w:rPr>
          <w:b/>
          <w:noProof/>
          <w:color w:val="000000" w:themeColor="text1"/>
          <w:sz w:val="32"/>
          <w:szCs w:val="32"/>
          <w:lang w:bidi="mr-IN"/>
        </w:rPr>
        <w:drawing>
          <wp:inline distT="0" distB="0" distL="0" distR="0" wp14:anchorId="455057BE" wp14:editId="4ECEA943">
            <wp:extent cx="5731510" cy="3220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7479B6B8" w14:textId="054698A5" w:rsidR="00D7431D" w:rsidRDefault="00D7431D" w:rsidP="00D7431D">
      <w:pPr>
        <w:rPr>
          <w:b/>
          <w:bCs/>
          <w:color w:val="000000" w:themeColor="text1"/>
          <w:sz w:val="32"/>
          <w:szCs w:val="32"/>
          <w:u w:val="single"/>
        </w:rPr>
      </w:pPr>
      <w:r>
        <w:rPr>
          <w:b/>
          <w:noProof/>
          <w:color w:val="000000" w:themeColor="text1"/>
          <w:sz w:val="32"/>
          <w:szCs w:val="32"/>
          <w:lang w:bidi="mr-IN"/>
        </w:rPr>
        <w:drawing>
          <wp:inline distT="0" distB="0" distL="0" distR="0" wp14:anchorId="3642F9A1" wp14:editId="3CC8FAB4">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7C63A8BA" w14:textId="77777777" w:rsidR="00D7431D" w:rsidRDefault="00D7431D" w:rsidP="00D7431D">
      <w:pPr>
        <w:rPr>
          <w:b/>
          <w:bCs/>
          <w:color w:val="000000" w:themeColor="text1"/>
          <w:sz w:val="32"/>
          <w:szCs w:val="32"/>
          <w:u w:val="single"/>
        </w:rPr>
      </w:pPr>
    </w:p>
    <w:p w14:paraId="164CD964" w14:textId="77777777" w:rsidR="00D7431D" w:rsidRDefault="00D7431D" w:rsidP="00D7431D">
      <w:pPr>
        <w:rPr>
          <w:b/>
          <w:bCs/>
          <w:color w:val="000000" w:themeColor="text1"/>
          <w:sz w:val="32"/>
          <w:szCs w:val="32"/>
          <w:u w:val="single"/>
        </w:rPr>
      </w:pPr>
      <w:r>
        <w:rPr>
          <w:b/>
          <w:bCs/>
          <w:color w:val="000000" w:themeColor="text1"/>
          <w:sz w:val="32"/>
          <w:szCs w:val="32"/>
          <w:u w:val="single"/>
        </w:rPr>
        <w:t>Conclusion:-</w:t>
      </w:r>
      <w:proofErr w:type="spellStart"/>
      <w:r>
        <w:rPr>
          <w:color w:val="000000" w:themeColor="text1"/>
          <w:sz w:val="32"/>
          <w:szCs w:val="32"/>
        </w:rPr>
        <w:t>Thus</w:t>
      </w:r>
      <w:proofErr w:type="gramStart"/>
      <w:r>
        <w:rPr>
          <w:color w:val="000000" w:themeColor="text1"/>
          <w:sz w:val="32"/>
          <w:szCs w:val="32"/>
        </w:rPr>
        <w:t>,we</w:t>
      </w:r>
      <w:proofErr w:type="spellEnd"/>
      <w:proofErr w:type="gramEnd"/>
      <w:r>
        <w:rPr>
          <w:color w:val="000000" w:themeColor="text1"/>
          <w:sz w:val="32"/>
          <w:szCs w:val="32"/>
        </w:rPr>
        <w:t xml:space="preserve"> have studied Threaded binary tree.</w:t>
      </w:r>
    </w:p>
    <w:p w14:paraId="3E506E03" w14:textId="77777777" w:rsidR="00D7431D" w:rsidRPr="00C3217A" w:rsidRDefault="00D7431D" w:rsidP="00D7431D">
      <w:pPr>
        <w:jc w:val="center"/>
        <w:rPr>
          <w:rFonts w:ascii="Arial" w:hAnsi="Arial" w:cs="Arial"/>
          <w:b/>
          <w:bCs/>
          <w:color w:val="000000" w:themeColor="text1"/>
          <w:sz w:val="40"/>
          <w:szCs w:val="40"/>
          <w:u w:val="single"/>
        </w:rPr>
      </w:pPr>
      <w:r w:rsidRPr="00C3217A">
        <w:rPr>
          <w:rFonts w:ascii="Arial" w:hAnsi="Arial" w:cs="Arial"/>
          <w:b/>
          <w:bCs/>
          <w:color w:val="000000" w:themeColor="text1"/>
          <w:sz w:val="40"/>
          <w:szCs w:val="40"/>
          <w:u w:val="single"/>
        </w:rPr>
        <w:t>ASSIGNMENT NO.3.</w:t>
      </w:r>
    </w:p>
    <w:p w14:paraId="2E994A93" w14:textId="77777777" w:rsidR="00D7431D" w:rsidRPr="00C3217A" w:rsidRDefault="00D7431D" w:rsidP="00D7431D">
      <w:pPr>
        <w:pStyle w:val="Default"/>
        <w:rPr>
          <w:rFonts w:ascii="Arial" w:hAnsi="Arial" w:cs="Arial"/>
          <w:color w:val="000000" w:themeColor="text1"/>
        </w:rPr>
      </w:pPr>
      <w:proofErr w:type="gramStart"/>
      <w:r w:rsidRPr="00C3217A">
        <w:rPr>
          <w:rFonts w:ascii="Arial" w:hAnsi="Arial" w:cs="Arial"/>
          <w:b/>
          <w:bCs/>
          <w:color w:val="000000" w:themeColor="text1"/>
          <w:sz w:val="32"/>
          <w:szCs w:val="32"/>
          <w:u w:val="single"/>
        </w:rPr>
        <w:lastRenderedPageBreak/>
        <w:t>Aim :</w:t>
      </w:r>
      <w:proofErr w:type="gramEnd"/>
      <w:r w:rsidRPr="00C3217A">
        <w:rPr>
          <w:rFonts w:ascii="Arial" w:hAnsi="Arial" w:cs="Arial"/>
          <w:b/>
          <w:bCs/>
          <w:color w:val="000000" w:themeColor="text1"/>
          <w:sz w:val="32"/>
          <w:szCs w:val="32"/>
          <w:u w:val="single"/>
        </w:rPr>
        <w:t xml:space="preserve">- </w:t>
      </w:r>
    </w:p>
    <w:p w14:paraId="49CEA8F1" w14:textId="77777777" w:rsidR="00D7431D" w:rsidRPr="00C3217A" w:rsidRDefault="00D7431D" w:rsidP="00D7431D">
      <w:pPr>
        <w:pStyle w:val="Default"/>
        <w:rPr>
          <w:rFonts w:ascii="Arial" w:hAnsi="Arial" w:cs="Arial"/>
          <w:color w:val="000000" w:themeColor="text1"/>
        </w:rPr>
      </w:pPr>
      <w:r w:rsidRPr="00C3217A">
        <w:rPr>
          <w:rFonts w:ascii="Arial" w:hAnsi="Arial" w:cs="Arial"/>
          <w:color w:val="000000" w:themeColor="text1"/>
        </w:rPr>
        <w:t xml:space="preserve">There are flight paths between cities. If there is a flight between city A and city B then there is an edge between the cities. The cost of the edge can be the time that flight takes to reach city B from A, or the amount of fuel used for the journey. Represent this as a graph. The node can be represented by airport name or name of the city. Use adjacency list representation of the graph or use adjacency matrix representation of the graph. Justify the storage representations </w:t>
      </w:r>
      <w:proofErr w:type="gramStart"/>
      <w:r w:rsidRPr="00C3217A">
        <w:rPr>
          <w:rFonts w:ascii="Arial" w:hAnsi="Arial" w:cs="Arial"/>
          <w:color w:val="000000" w:themeColor="text1"/>
        </w:rPr>
        <w:t>used .</w:t>
      </w:r>
      <w:proofErr w:type="gramEnd"/>
    </w:p>
    <w:p w14:paraId="18340097" w14:textId="77777777" w:rsidR="00D7431D" w:rsidRPr="00C3217A" w:rsidRDefault="00D7431D" w:rsidP="00D7431D">
      <w:pPr>
        <w:rPr>
          <w:rFonts w:ascii="Arial" w:hAnsi="Arial" w:cs="Arial"/>
          <w:b/>
          <w:bCs/>
          <w:color w:val="000000" w:themeColor="text1"/>
          <w:sz w:val="32"/>
          <w:szCs w:val="32"/>
          <w:u w:val="single"/>
        </w:rPr>
      </w:pPr>
      <w:r w:rsidRPr="00C3217A">
        <w:rPr>
          <w:rFonts w:ascii="Arial" w:hAnsi="Arial" w:cs="Arial"/>
          <w:b/>
          <w:bCs/>
          <w:color w:val="000000" w:themeColor="text1"/>
          <w:sz w:val="32"/>
          <w:szCs w:val="32"/>
          <w:u w:val="single"/>
        </w:rPr>
        <w:t xml:space="preserve"> </w:t>
      </w:r>
    </w:p>
    <w:p w14:paraId="1E076EEF" w14:textId="77777777" w:rsidR="00D7431D" w:rsidRPr="00C3217A" w:rsidRDefault="00D7431D" w:rsidP="00D7431D">
      <w:pPr>
        <w:rPr>
          <w:rFonts w:ascii="Arial" w:hAnsi="Arial" w:cs="Arial"/>
          <w:b/>
          <w:bCs/>
          <w:color w:val="000000" w:themeColor="text1"/>
          <w:sz w:val="32"/>
          <w:szCs w:val="32"/>
          <w:u w:val="single"/>
        </w:rPr>
      </w:pPr>
      <w:r w:rsidRPr="00C3217A">
        <w:rPr>
          <w:rFonts w:ascii="Arial" w:hAnsi="Arial" w:cs="Arial"/>
          <w:b/>
          <w:bCs/>
          <w:color w:val="000000" w:themeColor="text1"/>
          <w:sz w:val="32"/>
          <w:szCs w:val="32"/>
          <w:u w:val="single"/>
        </w:rPr>
        <w:t>Objective</w:t>
      </w:r>
      <w:proofErr w:type="gramStart"/>
      <w:r w:rsidRPr="00C3217A">
        <w:rPr>
          <w:rFonts w:ascii="Arial" w:hAnsi="Arial" w:cs="Arial"/>
          <w:b/>
          <w:bCs/>
          <w:color w:val="000000" w:themeColor="text1"/>
          <w:sz w:val="32"/>
          <w:szCs w:val="32"/>
          <w:u w:val="single"/>
        </w:rPr>
        <w:t>:-</w:t>
      </w:r>
      <w:proofErr w:type="gramEnd"/>
      <w:r w:rsidRPr="00C3217A">
        <w:rPr>
          <w:rFonts w:ascii="Arial" w:hAnsi="Arial" w:cs="Arial"/>
          <w:b/>
          <w:bCs/>
          <w:color w:val="000000" w:themeColor="text1"/>
          <w:sz w:val="32"/>
          <w:szCs w:val="32"/>
          <w:u w:val="single"/>
        </w:rPr>
        <w:t xml:space="preserve"> </w:t>
      </w:r>
      <w:r w:rsidRPr="00C3217A">
        <w:rPr>
          <w:rFonts w:ascii="Arial" w:hAnsi="Arial" w:cs="Arial"/>
          <w:color w:val="000000" w:themeColor="text1"/>
          <w:sz w:val="24"/>
          <w:szCs w:val="24"/>
        </w:rPr>
        <w:t>To learn adjacency list representation of graph.</w:t>
      </w:r>
      <w:r w:rsidRPr="00C3217A">
        <w:rPr>
          <w:rFonts w:ascii="Arial" w:hAnsi="Arial" w:cs="Arial"/>
          <w:b/>
          <w:bCs/>
          <w:color w:val="000000" w:themeColor="text1"/>
          <w:sz w:val="32"/>
          <w:szCs w:val="32"/>
          <w:u w:val="single"/>
        </w:rPr>
        <w:t xml:space="preserve"> </w:t>
      </w:r>
    </w:p>
    <w:p w14:paraId="1E3784A4" w14:textId="77777777" w:rsidR="00D7431D" w:rsidRPr="00C3217A" w:rsidRDefault="00D7431D" w:rsidP="00D7431D">
      <w:pPr>
        <w:rPr>
          <w:rFonts w:ascii="Arial" w:hAnsi="Arial" w:cs="Arial"/>
          <w:b/>
          <w:bCs/>
          <w:color w:val="000000" w:themeColor="text1"/>
          <w:sz w:val="32"/>
          <w:szCs w:val="32"/>
          <w:u w:val="single"/>
        </w:rPr>
      </w:pPr>
      <w:r w:rsidRPr="00C3217A">
        <w:rPr>
          <w:rFonts w:ascii="Arial" w:hAnsi="Arial" w:cs="Arial"/>
          <w:b/>
          <w:bCs/>
          <w:color w:val="000000" w:themeColor="text1"/>
          <w:sz w:val="32"/>
          <w:szCs w:val="32"/>
          <w:u w:val="single"/>
        </w:rPr>
        <w:t>Theory:-</w:t>
      </w:r>
    </w:p>
    <w:p w14:paraId="52E85BCC" w14:textId="77777777" w:rsidR="00D7431D" w:rsidRPr="00C3217A" w:rsidRDefault="00D7431D" w:rsidP="00D7431D">
      <w:pPr>
        <w:shd w:val="clear" w:color="auto" w:fill="FFFFFF"/>
        <w:spacing w:after="0" w:line="240" w:lineRule="auto"/>
        <w:textAlignment w:val="baseline"/>
        <w:rPr>
          <w:rFonts w:ascii="Arial" w:eastAsia="Times New Roman" w:hAnsi="Arial" w:cs="Arial"/>
          <w:color w:val="000000" w:themeColor="text1"/>
          <w:sz w:val="24"/>
          <w:szCs w:val="24"/>
          <w:lang w:bidi="bn-IN"/>
        </w:rPr>
      </w:pPr>
      <w:r w:rsidRPr="00C3217A">
        <w:rPr>
          <w:rFonts w:ascii="Arial" w:eastAsia="Times New Roman" w:hAnsi="Arial" w:cs="Arial"/>
          <w:color w:val="000000" w:themeColor="text1"/>
          <w:sz w:val="24"/>
          <w:szCs w:val="24"/>
          <w:lang w:bidi="bn-IN"/>
        </w:rPr>
        <w:t>Following two are the most commonly used representations of a graph.</w:t>
      </w:r>
      <w:r w:rsidRPr="00C3217A">
        <w:rPr>
          <w:rFonts w:ascii="Arial" w:eastAsia="Times New Roman" w:hAnsi="Arial" w:cs="Arial"/>
          <w:color w:val="000000" w:themeColor="text1"/>
          <w:sz w:val="24"/>
          <w:szCs w:val="24"/>
          <w:lang w:bidi="bn-IN"/>
        </w:rPr>
        <w:br/>
      </w:r>
      <w:r w:rsidRPr="00C3217A">
        <w:rPr>
          <w:rFonts w:ascii="Arial" w:eastAsia="Times New Roman" w:hAnsi="Arial" w:cs="Arial"/>
          <w:b/>
          <w:bCs/>
          <w:color w:val="000000" w:themeColor="text1"/>
          <w:sz w:val="24"/>
          <w:szCs w:val="24"/>
          <w:lang w:bidi="bn-IN"/>
        </w:rPr>
        <w:t>1.</w:t>
      </w:r>
      <w:r w:rsidRPr="00C3217A">
        <w:rPr>
          <w:rFonts w:ascii="Arial" w:eastAsia="Times New Roman" w:hAnsi="Arial" w:cs="Arial"/>
          <w:color w:val="000000" w:themeColor="text1"/>
          <w:sz w:val="24"/>
          <w:szCs w:val="24"/>
          <w:lang w:bidi="bn-IN"/>
        </w:rPr>
        <w:t> Adjacency Matrix</w:t>
      </w:r>
      <w:r w:rsidRPr="00C3217A">
        <w:rPr>
          <w:rFonts w:ascii="Arial" w:eastAsia="Times New Roman" w:hAnsi="Arial" w:cs="Arial"/>
          <w:color w:val="000000" w:themeColor="text1"/>
          <w:sz w:val="24"/>
          <w:szCs w:val="24"/>
          <w:lang w:bidi="bn-IN"/>
        </w:rPr>
        <w:br/>
      </w:r>
      <w:r w:rsidRPr="00C3217A">
        <w:rPr>
          <w:rFonts w:ascii="Arial" w:eastAsia="Times New Roman" w:hAnsi="Arial" w:cs="Arial"/>
          <w:b/>
          <w:bCs/>
          <w:color w:val="000000" w:themeColor="text1"/>
          <w:sz w:val="24"/>
          <w:szCs w:val="24"/>
          <w:lang w:bidi="bn-IN"/>
        </w:rPr>
        <w:t>2.</w:t>
      </w:r>
      <w:r w:rsidRPr="00C3217A">
        <w:rPr>
          <w:rFonts w:ascii="Arial" w:eastAsia="Times New Roman" w:hAnsi="Arial" w:cs="Arial"/>
          <w:color w:val="000000" w:themeColor="text1"/>
          <w:sz w:val="24"/>
          <w:szCs w:val="24"/>
          <w:lang w:bidi="bn-IN"/>
        </w:rPr>
        <w:t> Adjacency List</w:t>
      </w:r>
      <w:r w:rsidRPr="00C3217A">
        <w:rPr>
          <w:rFonts w:ascii="Arial" w:eastAsia="Times New Roman" w:hAnsi="Arial" w:cs="Arial"/>
          <w:color w:val="000000" w:themeColor="text1"/>
          <w:sz w:val="24"/>
          <w:szCs w:val="24"/>
          <w:lang w:bidi="bn-IN"/>
        </w:rPr>
        <w:br/>
        <w:t>There are other representations also like, Incidence Matrix and Incidence List. The choice of the graph representation is situation specific. It totally depends on the type of operations to be performed and ease of use.</w:t>
      </w:r>
    </w:p>
    <w:p w14:paraId="3716813E" w14:textId="77777777" w:rsidR="00D7431D" w:rsidRPr="00C3217A" w:rsidRDefault="00D7431D" w:rsidP="00D7431D">
      <w:pPr>
        <w:shd w:val="clear" w:color="auto" w:fill="FFFFFF"/>
        <w:spacing w:after="0" w:line="240" w:lineRule="auto"/>
        <w:textAlignment w:val="baseline"/>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Adjacency Matrix:</w:t>
      </w:r>
      <w:r w:rsidRPr="00C3217A">
        <w:rPr>
          <w:rFonts w:ascii="Arial" w:eastAsia="Times New Roman" w:hAnsi="Arial" w:cs="Arial"/>
          <w:color w:val="000000" w:themeColor="text1"/>
          <w:sz w:val="24"/>
          <w:szCs w:val="24"/>
          <w:lang w:bidi="bn-IN"/>
        </w:rPr>
        <w:br/>
        <w:t xml:space="preserve">Adjacency Matrix is a 2D array of size V x V where V is the number of vertices in a graph. Let the 2D array be </w:t>
      </w:r>
      <w:proofErr w:type="gramStart"/>
      <w:r w:rsidRPr="00C3217A">
        <w:rPr>
          <w:rFonts w:ascii="Arial" w:eastAsia="Times New Roman" w:hAnsi="Arial" w:cs="Arial"/>
          <w:color w:val="000000" w:themeColor="text1"/>
          <w:sz w:val="24"/>
          <w:szCs w:val="24"/>
          <w:lang w:bidi="bn-IN"/>
        </w:rPr>
        <w:t>adj[</w:t>
      </w:r>
      <w:proofErr w:type="gramEnd"/>
      <w:r w:rsidRPr="00C3217A">
        <w:rPr>
          <w:rFonts w:ascii="Arial" w:eastAsia="Times New Roman" w:hAnsi="Arial" w:cs="Arial"/>
          <w:color w:val="000000" w:themeColor="text1"/>
          <w:sz w:val="24"/>
          <w:szCs w:val="24"/>
          <w:lang w:bidi="bn-IN"/>
        </w:rPr>
        <w:t xml:space="preserve">][], a slot </w:t>
      </w:r>
      <w:proofErr w:type="spellStart"/>
      <w:r w:rsidRPr="00C3217A">
        <w:rPr>
          <w:rFonts w:ascii="Arial" w:eastAsia="Times New Roman" w:hAnsi="Arial" w:cs="Arial"/>
          <w:color w:val="000000" w:themeColor="text1"/>
          <w:sz w:val="24"/>
          <w:szCs w:val="24"/>
          <w:lang w:bidi="bn-IN"/>
        </w:rPr>
        <w:t>adj</w:t>
      </w:r>
      <w:proofErr w:type="spellEnd"/>
      <w:r w:rsidRPr="00C3217A">
        <w:rPr>
          <w:rFonts w:ascii="Arial" w:eastAsia="Times New Roman" w:hAnsi="Arial" w:cs="Arial"/>
          <w:color w:val="000000" w:themeColor="text1"/>
          <w:sz w:val="24"/>
          <w:szCs w:val="24"/>
          <w:lang w:bidi="bn-IN"/>
        </w:rPr>
        <w:t xml:space="preserve">[i][j] = 1 indicates that there is an edge from vertex i to vertex j. Adjacency matrix for undirected graph is always symmetric. Adjacency Matrix is also used to represent weighted graphs. If </w:t>
      </w:r>
      <w:proofErr w:type="spellStart"/>
      <w:r w:rsidRPr="00C3217A">
        <w:rPr>
          <w:rFonts w:ascii="Arial" w:eastAsia="Times New Roman" w:hAnsi="Arial" w:cs="Arial"/>
          <w:color w:val="000000" w:themeColor="text1"/>
          <w:sz w:val="24"/>
          <w:szCs w:val="24"/>
          <w:lang w:bidi="bn-IN"/>
        </w:rPr>
        <w:t>adj</w:t>
      </w:r>
      <w:proofErr w:type="spellEnd"/>
      <w:r w:rsidRPr="00C3217A">
        <w:rPr>
          <w:rFonts w:ascii="Arial" w:eastAsia="Times New Roman" w:hAnsi="Arial" w:cs="Arial"/>
          <w:color w:val="000000" w:themeColor="text1"/>
          <w:sz w:val="24"/>
          <w:szCs w:val="24"/>
          <w:lang w:bidi="bn-IN"/>
        </w:rPr>
        <w:t>[i][j] = w, then there is an edge from vertex i to vertex j with weight w.</w:t>
      </w:r>
    </w:p>
    <w:p w14:paraId="75690315" w14:textId="77777777" w:rsidR="00D7431D" w:rsidRPr="00C3217A" w:rsidRDefault="00D7431D" w:rsidP="00D7431D">
      <w:pPr>
        <w:spacing w:after="0" w:line="240" w:lineRule="auto"/>
        <w:rPr>
          <w:ins w:id="1" w:author="Unknown"/>
          <w:rFonts w:ascii="Arial" w:eastAsia="Times New Roman" w:hAnsi="Arial" w:cs="Arial"/>
          <w:color w:val="000000" w:themeColor="text1"/>
          <w:sz w:val="24"/>
          <w:szCs w:val="24"/>
          <w:lang w:bidi="bn-IN"/>
        </w:rPr>
      </w:pPr>
      <w:ins w:id="2" w:author="Unknown">
        <w:r w:rsidRPr="00C3217A">
          <w:rPr>
            <w:rFonts w:ascii="Arial" w:eastAsia="Times New Roman" w:hAnsi="Arial" w:cs="Arial"/>
            <w:color w:val="000000" w:themeColor="text1"/>
            <w:sz w:val="24"/>
            <w:szCs w:val="24"/>
            <w:lang w:bidi="bn-IN"/>
          </w:rPr>
          <w:br/>
        </w:r>
        <w:r w:rsidRPr="00C3217A">
          <w:rPr>
            <w:rFonts w:ascii="Arial" w:eastAsia="Times New Roman" w:hAnsi="Arial" w:cs="Arial"/>
            <w:color w:val="000000" w:themeColor="text1"/>
            <w:sz w:val="24"/>
            <w:szCs w:val="24"/>
            <w:lang w:bidi="bn-IN"/>
          </w:rPr>
          <w:br/>
        </w:r>
      </w:ins>
    </w:p>
    <w:p w14:paraId="58A83B7B" w14:textId="77777777" w:rsidR="00D7431D" w:rsidRPr="00C3217A" w:rsidRDefault="00D7431D" w:rsidP="00D7431D">
      <w:pPr>
        <w:shd w:val="clear" w:color="auto" w:fill="FFFFFF"/>
        <w:spacing w:after="150" w:line="240" w:lineRule="auto"/>
        <w:textAlignment w:val="baseline"/>
        <w:rPr>
          <w:rFonts w:ascii="Arial" w:eastAsia="Times New Roman" w:hAnsi="Arial" w:cs="Arial"/>
          <w:color w:val="000000" w:themeColor="text1"/>
          <w:sz w:val="24"/>
          <w:szCs w:val="24"/>
          <w:lang w:bidi="bn-IN"/>
        </w:rPr>
      </w:pPr>
      <w:ins w:id="3" w:author="Unknown">
        <w:r w:rsidRPr="00C3217A">
          <w:rPr>
            <w:rFonts w:ascii="Arial" w:eastAsia="Times New Roman" w:hAnsi="Arial" w:cs="Arial"/>
            <w:color w:val="000000" w:themeColor="text1"/>
            <w:sz w:val="24"/>
            <w:szCs w:val="24"/>
            <w:lang w:bidi="bn-IN"/>
          </w:rPr>
          <w:lastRenderedPageBreak/>
          <w:t>The adjacency matrix for the above example graph is:</w:t>
        </w:r>
        <w:r w:rsidRPr="00C3217A">
          <w:rPr>
            <w:rFonts w:ascii="Arial" w:eastAsia="Times New Roman" w:hAnsi="Arial" w:cs="Arial"/>
            <w:color w:val="000000" w:themeColor="text1"/>
            <w:sz w:val="24"/>
            <w:szCs w:val="24"/>
            <w:lang w:bidi="bn-IN"/>
          </w:rPr>
          <w:br/>
        </w:r>
      </w:ins>
      <w:r w:rsidRPr="00C3217A">
        <w:rPr>
          <w:rFonts w:ascii="Arial" w:eastAsia="Times New Roman" w:hAnsi="Arial" w:cs="Arial"/>
          <w:noProof/>
          <w:color w:val="000000" w:themeColor="text1"/>
          <w:sz w:val="24"/>
          <w:szCs w:val="24"/>
          <w:lang w:bidi="mr-IN"/>
        </w:rPr>
        <w:drawing>
          <wp:inline distT="0" distB="0" distL="0" distR="0" wp14:anchorId="24CECC6E" wp14:editId="2C854B10">
            <wp:extent cx="2486025" cy="3648075"/>
            <wp:effectExtent l="19050" t="0" r="9525" b="0"/>
            <wp:docPr id="10" name="Picture 10"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jacency Matrix Representation"/>
                    <pic:cNvPicPr>
                      <a:picLocks noChangeAspect="1" noChangeArrowheads="1"/>
                    </pic:cNvPicPr>
                  </pic:nvPicPr>
                  <pic:blipFill>
                    <a:blip r:embed="rId18"/>
                    <a:srcRect/>
                    <a:stretch>
                      <a:fillRect/>
                    </a:stretch>
                  </pic:blipFill>
                  <pic:spPr bwMode="auto">
                    <a:xfrm>
                      <a:off x="0" y="0"/>
                      <a:ext cx="2486025" cy="3648075"/>
                    </a:xfrm>
                    <a:prstGeom prst="rect">
                      <a:avLst/>
                    </a:prstGeom>
                    <a:noFill/>
                    <a:ln w="9525">
                      <a:noFill/>
                      <a:miter lim="800000"/>
                      <a:headEnd/>
                      <a:tailEnd/>
                    </a:ln>
                  </pic:spPr>
                </pic:pic>
              </a:graphicData>
            </a:graphic>
          </wp:inline>
        </w:drawing>
      </w:r>
      <w:ins w:id="4" w:author="Unknown">
        <w:r w:rsidRPr="00C3217A">
          <w:rPr>
            <w:rFonts w:ascii="Arial" w:eastAsia="Times New Roman" w:hAnsi="Arial" w:cs="Arial"/>
            <w:color w:val="000000" w:themeColor="text1"/>
            <w:sz w:val="24"/>
            <w:szCs w:val="24"/>
            <w:lang w:bidi="bn-IN"/>
          </w:rPr>
          <w:br/>
        </w:r>
        <w:r w:rsidRPr="00C3217A">
          <w:rPr>
            <w:rFonts w:ascii="Arial" w:eastAsia="Times New Roman" w:hAnsi="Arial" w:cs="Arial"/>
            <w:b/>
            <w:bCs/>
            <w:color w:val="000000" w:themeColor="text1"/>
            <w:sz w:val="24"/>
            <w:szCs w:val="24"/>
            <w:lang w:bidi="bn-IN"/>
          </w:rPr>
          <w:t>Adjacency List:</w:t>
        </w:r>
        <w:r w:rsidRPr="00C3217A">
          <w:rPr>
            <w:rFonts w:ascii="Arial" w:eastAsia="Times New Roman" w:hAnsi="Arial" w:cs="Arial"/>
            <w:color w:val="000000" w:themeColor="text1"/>
            <w:sz w:val="24"/>
            <w:szCs w:val="24"/>
            <w:lang w:bidi="bn-IN"/>
          </w:rPr>
          <w:br/>
          <w:t xml:space="preserve">An array of lists is used. Size of the array is equal to the number of vertices. Let the array be </w:t>
        </w:r>
        <w:proofErr w:type="gramStart"/>
        <w:r w:rsidRPr="00C3217A">
          <w:rPr>
            <w:rFonts w:ascii="Arial" w:eastAsia="Times New Roman" w:hAnsi="Arial" w:cs="Arial"/>
            <w:color w:val="000000" w:themeColor="text1"/>
            <w:sz w:val="24"/>
            <w:szCs w:val="24"/>
            <w:lang w:bidi="bn-IN"/>
          </w:rPr>
          <w:t>array[</w:t>
        </w:r>
        <w:proofErr w:type="gramEnd"/>
        <w:r w:rsidRPr="00C3217A">
          <w:rPr>
            <w:rFonts w:ascii="Arial" w:eastAsia="Times New Roman" w:hAnsi="Arial" w:cs="Arial"/>
            <w:color w:val="000000" w:themeColor="text1"/>
            <w:sz w:val="24"/>
            <w:szCs w:val="24"/>
            <w:lang w:bidi="bn-IN"/>
          </w:rPr>
          <w:t>]. An entry array[i] represents the list of vertices adjacent to the</w:t>
        </w:r>
        <w:r w:rsidRPr="00C3217A">
          <w:rPr>
            <w:rFonts w:ascii="Arial" w:eastAsia="Times New Roman" w:hAnsi="Arial" w:cs="Arial"/>
            <w:b/>
            <w:bCs/>
            <w:color w:val="000000" w:themeColor="text1"/>
            <w:sz w:val="24"/>
            <w:szCs w:val="24"/>
            <w:lang w:bidi="bn-IN"/>
          </w:rPr>
          <w:t> </w:t>
        </w:r>
        <w:proofErr w:type="spellStart"/>
        <w:r w:rsidRPr="00C3217A">
          <w:rPr>
            <w:rFonts w:ascii="Arial" w:eastAsia="Times New Roman" w:hAnsi="Arial" w:cs="Arial"/>
            <w:b/>
            <w:bCs/>
            <w:i/>
            <w:iCs/>
            <w:color w:val="000000" w:themeColor="text1"/>
            <w:sz w:val="24"/>
            <w:szCs w:val="24"/>
            <w:lang w:bidi="bn-IN"/>
          </w:rPr>
          <w:t>i</w:t>
        </w:r>
        <w:r w:rsidRPr="00C3217A">
          <w:rPr>
            <w:rFonts w:ascii="Arial" w:eastAsia="Times New Roman" w:hAnsi="Arial" w:cs="Arial"/>
            <w:color w:val="000000" w:themeColor="text1"/>
            <w:sz w:val="24"/>
            <w:szCs w:val="24"/>
            <w:lang w:bidi="bn-IN"/>
          </w:rPr>
          <w:t>th</w:t>
        </w:r>
        <w:proofErr w:type="spellEnd"/>
        <w:r w:rsidRPr="00C3217A">
          <w:rPr>
            <w:rFonts w:ascii="Arial" w:eastAsia="Times New Roman" w:hAnsi="Arial" w:cs="Arial"/>
            <w:color w:val="000000" w:themeColor="text1"/>
            <w:sz w:val="24"/>
            <w:szCs w:val="24"/>
            <w:lang w:bidi="bn-IN"/>
          </w:rPr>
          <w:t xml:space="preserve"> vertex. This representation can also be used to represent a weighted graph. The weights of edges can be represented as lists of pairs. Following is adjacency list representation of the above graph.</w:t>
        </w:r>
      </w:ins>
    </w:p>
    <w:p w14:paraId="48FECB74" w14:textId="77777777" w:rsidR="00D7431D" w:rsidRPr="00C3217A" w:rsidRDefault="00D7431D" w:rsidP="00D7431D">
      <w:pPr>
        <w:shd w:val="clear" w:color="auto" w:fill="FFFFFF"/>
        <w:spacing w:after="150" w:line="240" w:lineRule="auto"/>
        <w:textAlignment w:val="baseline"/>
        <w:rPr>
          <w:rFonts w:ascii="Arial" w:eastAsia="Times New Roman" w:hAnsi="Arial" w:cs="Arial"/>
          <w:color w:val="000000" w:themeColor="text1"/>
          <w:sz w:val="24"/>
          <w:szCs w:val="24"/>
          <w:lang w:bidi="bn-IN"/>
        </w:rPr>
      </w:pPr>
    </w:p>
    <w:p w14:paraId="71CFFEF3" w14:textId="77777777" w:rsidR="00D7431D" w:rsidRPr="00C3217A" w:rsidRDefault="00D7431D" w:rsidP="00D7431D">
      <w:pPr>
        <w:rPr>
          <w:rFonts w:ascii="Arial" w:hAnsi="Arial" w:cs="Arial"/>
          <w:b/>
          <w:bCs/>
          <w:color w:val="000000" w:themeColor="text1"/>
          <w:sz w:val="32"/>
          <w:szCs w:val="32"/>
          <w:u w:val="single"/>
        </w:rPr>
      </w:pPr>
      <w:r w:rsidRPr="00C3217A">
        <w:rPr>
          <w:rFonts w:ascii="Arial" w:hAnsi="Arial" w:cs="Arial"/>
          <w:b/>
          <w:bCs/>
          <w:color w:val="000000" w:themeColor="text1"/>
          <w:sz w:val="32"/>
          <w:szCs w:val="32"/>
          <w:u w:val="single"/>
        </w:rPr>
        <w:t>Algorithm:-</w:t>
      </w:r>
    </w:p>
    <w:p w14:paraId="53749A00" w14:textId="77777777" w:rsidR="00D7431D" w:rsidRPr="00C3217A" w:rsidRDefault="00D7431D" w:rsidP="00D7431D">
      <w:pPr>
        <w:rPr>
          <w:rFonts w:ascii="Arial" w:hAnsi="Arial" w:cs="Arial"/>
          <w:b/>
          <w:bCs/>
          <w:color w:val="000000" w:themeColor="text1"/>
          <w:sz w:val="24"/>
          <w:szCs w:val="24"/>
          <w:u w:val="single"/>
        </w:rPr>
      </w:pPr>
      <w:proofErr w:type="gramStart"/>
      <w:r w:rsidRPr="00C3217A">
        <w:rPr>
          <w:rFonts w:ascii="Arial" w:hAnsi="Arial" w:cs="Arial"/>
          <w:b/>
          <w:bCs/>
          <w:color w:val="000000" w:themeColor="text1"/>
          <w:sz w:val="32"/>
          <w:szCs w:val="32"/>
          <w:u w:val="single"/>
        </w:rPr>
        <w:t>1.BFS</w:t>
      </w:r>
      <w:proofErr w:type="gramEnd"/>
      <w:r w:rsidRPr="00C3217A">
        <w:rPr>
          <w:rFonts w:ascii="Arial" w:hAnsi="Arial" w:cs="Arial"/>
          <w:b/>
          <w:bCs/>
          <w:color w:val="000000" w:themeColor="text1"/>
          <w:sz w:val="32"/>
          <w:szCs w:val="32"/>
          <w:u w:val="single"/>
        </w:rPr>
        <w:t xml:space="preserve"> :-</w:t>
      </w:r>
    </w:p>
    <w:p w14:paraId="3B44D73B" w14:textId="77777777" w:rsidR="00D7431D" w:rsidRPr="00C3217A" w:rsidRDefault="00D7431D" w:rsidP="00D7431D">
      <w:pPr>
        <w:numPr>
          <w:ilvl w:val="0"/>
          <w:numId w:val="2"/>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1:</w:t>
      </w:r>
      <w:r w:rsidRPr="00C3217A">
        <w:rPr>
          <w:rFonts w:ascii="Arial" w:eastAsia="Times New Roman" w:hAnsi="Arial" w:cs="Arial"/>
          <w:color w:val="000000" w:themeColor="text1"/>
          <w:sz w:val="24"/>
          <w:szCs w:val="24"/>
          <w:lang w:bidi="bn-IN"/>
        </w:rPr>
        <w:t> SET STATUS = 1 (ready state)</w:t>
      </w:r>
      <w:r w:rsidRPr="00C3217A">
        <w:rPr>
          <w:rFonts w:ascii="Arial" w:eastAsia="Times New Roman" w:hAnsi="Arial" w:cs="Arial"/>
          <w:color w:val="000000" w:themeColor="text1"/>
          <w:sz w:val="24"/>
          <w:szCs w:val="24"/>
          <w:lang w:bidi="bn-IN"/>
        </w:rPr>
        <w:br/>
        <w:t>for each node in G</w:t>
      </w:r>
    </w:p>
    <w:p w14:paraId="5B01B51E" w14:textId="77777777" w:rsidR="00D7431D" w:rsidRPr="00C3217A" w:rsidRDefault="00D7431D" w:rsidP="00D7431D">
      <w:pPr>
        <w:numPr>
          <w:ilvl w:val="0"/>
          <w:numId w:val="2"/>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2:</w:t>
      </w:r>
      <w:r w:rsidRPr="00C3217A">
        <w:rPr>
          <w:rFonts w:ascii="Arial" w:eastAsia="Times New Roman" w:hAnsi="Arial" w:cs="Arial"/>
          <w:color w:val="000000" w:themeColor="text1"/>
          <w:sz w:val="24"/>
          <w:szCs w:val="24"/>
          <w:lang w:bidi="bn-IN"/>
        </w:rPr>
        <w:t> Enqueue the starting node A</w:t>
      </w:r>
      <w:r w:rsidRPr="00C3217A">
        <w:rPr>
          <w:rFonts w:ascii="Arial" w:eastAsia="Times New Roman" w:hAnsi="Arial" w:cs="Arial"/>
          <w:color w:val="000000" w:themeColor="text1"/>
          <w:sz w:val="24"/>
          <w:szCs w:val="24"/>
          <w:lang w:bidi="bn-IN"/>
        </w:rPr>
        <w:br/>
        <w:t>and set its STATUS = 2</w:t>
      </w:r>
      <w:r w:rsidRPr="00C3217A">
        <w:rPr>
          <w:rFonts w:ascii="Arial" w:eastAsia="Times New Roman" w:hAnsi="Arial" w:cs="Arial"/>
          <w:color w:val="000000" w:themeColor="text1"/>
          <w:sz w:val="24"/>
          <w:szCs w:val="24"/>
          <w:lang w:bidi="bn-IN"/>
        </w:rPr>
        <w:br/>
        <w:t>(waiting state)</w:t>
      </w:r>
    </w:p>
    <w:p w14:paraId="6B8E3310" w14:textId="77777777" w:rsidR="00D7431D" w:rsidRPr="00C3217A" w:rsidRDefault="00D7431D" w:rsidP="00D7431D">
      <w:pPr>
        <w:numPr>
          <w:ilvl w:val="0"/>
          <w:numId w:val="2"/>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3:</w:t>
      </w:r>
      <w:r w:rsidRPr="00C3217A">
        <w:rPr>
          <w:rFonts w:ascii="Arial" w:eastAsia="Times New Roman" w:hAnsi="Arial" w:cs="Arial"/>
          <w:color w:val="000000" w:themeColor="text1"/>
          <w:sz w:val="24"/>
          <w:szCs w:val="24"/>
          <w:lang w:bidi="bn-IN"/>
        </w:rPr>
        <w:t> Repeat Steps 4 and 5 until</w:t>
      </w:r>
      <w:r w:rsidRPr="00C3217A">
        <w:rPr>
          <w:rFonts w:ascii="Arial" w:eastAsia="Times New Roman" w:hAnsi="Arial" w:cs="Arial"/>
          <w:color w:val="000000" w:themeColor="text1"/>
          <w:sz w:val="24"/>
          <w:szCs w:val="24"/>
          <w:lang w:bidi="bn-IN"/>
        </w:rPr>
        <w:br/>
        <w:t>QUEUE is empty</w:t>
      </w:r>
    </w:p>
    <w:p w14:paraId="4949CD9F" w14:textId="77777777" w:rsidR="00D7431D" w:rsidRPr="00C3217A" w:rsidRDefault="00D7431D" w:rsidP="00D7431D">
      <w:pPr>
        <w:numPr>
          <w:ilvl w:val="0"/>
          <w:numId w:val="2"/>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4:</w:t>
      </w:r>
      <w:r w:rsidRPr="00C3217A">
        <w:rPr>
          <w:rFonts w:ascii="Arial" w:eastAsia="Times New Roman" w:hAnsi="Arial" w:cs="Arial"/>
          <w:color w:val="000000" w:themeColor="text1"/>
          <w:sz w:val="24"/>
          <w:szCs w:val="24"/>
          <w:lang w:bidi="bn-IN"/>
        </w:rPr>
        <w:t> Dequeue a node N. Process it</w:t>
      </w:r>
      <w:r w:rsidRPr="00C3217A">
        <w:rPr>
          <w:rFonts w:ascii="Arial" w:eastAsia="Times New Roman" w:hAnsi="Arial" w:cs="Arial"/>
          <w:color w:val="000000" w:themeColor="text1"/>
          <w:sz w:val="24"/>
          <w:szCs w:val="24"/>
          <w:lang w:bidi="bn-IN"/>
        </w:rPr>
        <w:br/>
        <w:t>and set its STATUS = 3</w:t>
      </w:r>
      <w:r w:rsidRPr="00C3217A">
        <w:rPr>
          <w:rFonts w:ascii="Arial" w:eastAsia="Times New Roman" w:hAnsi="Arial" w:cs="Arial"/>
          <w:color w:val="000000" w:themeColor="text1"/>
          <w:sz w:val="24"/>
          <w:szCs w:val="24"/>
          <w:lang w:bidi="bn-IN"/>
        </w:rPr>
        <w:br/>
        <w:t>(processed state).</w:t>
      </w:r>
    </w:p>
    <w:p w14:paraId="2F621A50" w14:textId="77777777" w:rsidR="00D7431D" w:rsidRPr="00C3217A" w:rsidRDefault="00D7431D" w:rsidP="00D7431D">
      <w:pPr>
        <w:numPr>
          <w:ilvl w:val="0"/>
          <w:numId w:val="2"/>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lastRenderedPageBreak/>
        <w:t>Step 5:</w:t>
      </w:r>
      <w:r w:rsidRPr="00C3217A">
        <w:rPr>
          <w:rFonts w:ascii="Arial" w:eastAsia="Times New Roman" w:hAnsi="Arial" w:cs="Arial"/>
          <w:color w:val="000000" w:themeColor="text1"/>
          <w:sz w:val="24"/>
          <w:szCs w:val="24"/>
          <w:lang w:bidi="bn-IN"/>
        </w:rPr>
        <w:t> </w:t>
      </w:r>
      <w:proofErr w:type="spellStart"/>
      <w:r w:rsidRPr="00C3217A">
        <w:rPr>
          <w:rFonts w:ascii="Arial" w:eastAsia="Times New Roman" w:hAnsi="Arial" w:cs="Arial"/>
          <w:color w:val="000000" w:themeColor="text1"/>
          <w:sz w:val="24"/>
          <w:szCs w:val="24"/>
          <w:lang w:bidi="bn-IN"/>
        </w:rPr>
        <w:t>Enqueue</w:t>
      </w:r>
      <w:proofErr w:type="spellEnd"/>
      <w:r w:rsidRPr="00C3217A">
        <w:rPr>
          <w:rFonts w:ascii="Arial" w:eastAsia="Times New Roman" w:hAnsi="Arial" w:cs="Arial"/>
          <w:color w:val="000000" w:themeColor="text1"/>
          <w:sz w:val="24"/>
          <w:szCs w:val="24"/>
          <w:lang w:bidi="bn-IN"/>
        </w:rPr>
        <w:t xml:space="preserve"> all the </w:t>
      </w:r>
      <w:proofErr w:type="spellStart"/>
      <w:r w:rsidRPr="00C3217A">
        <w:rPr>
          <w:rFonts w:ascii="Arial" w:eastAsia="Times New Roman" w:hAnsi="Arial" w:cs="Arial"/>
          <w:color w:val="000000" w:themeColor="text1"/>
          <w:sz w:val="24"/>
          <w:szCs w:val="24"/>
          <w:lang w:bidi="bn-IN"/>
        </w:rPr>
        <w:t>neighbours</w:t>
      </w:r>
      <w:proofErr w:type="spellEnd"/>
      <w:r w:rsidRPr="00C3217A">
        <w:rPr>
          <w:rFonts w:ascii="Arial" w:eastAsia="Times New Roman" w:hAnsi="Arial" w:cs="Arial"/>
          <w:color w:val="000000" w:themeColor="text1"/>
          <w:sz w:val="24"/>
          <w:szCs w:val="24"/>
          <w:lang w:bidi="bn-IN"/>
        </w:rPr>
        <w:t xml:space="preserve"> of</w:t>
      </w:r>
      <w:r w:rsidRPr="00C3217A">
        <w:rPr>
          <w:rFonts w:ascii="Arial" w:eastAsia="Times New Roman" w:hAnsi="Arial" w:cs="Arial"/>
          <w:color w:val="000000" w:themeColor="text1"/>
          <w:sz w:val="24"/>
          <w:szCs w:val="24"/>
          <w:lang w:bidi="bn-IN"/>
        </w:rPr>
        <w:br/>
        <w:t>N that are in the ready state</w:t>
      </w:r>
      <w:r w:rsidRPr="00C3217A">
        <w:rPr>
          <w:rFonts w:ascii="Arial" w:eastAsia="Times New Roman" w:hAnsi="Arial" w:cs="Arial"/>
          <w:color w:val="000000" w:themeColor="text1"/>
          <w:sz w:val="24"/>
          <w:szCs w:val="24"/>
          <w:lang w:bidi="bn-IN"/>
        </w:rPr>
        <w:br/>
        <w:t>(whose STATUS = 1) and set</w:t>
      </w:r>
      <w:r w:rsidRPr="00C3217A">
        <w:rPr>
          <w:rFonts w:ascii="Arial" w:eastAsia="Times New Roman" w:hAnsi="Arial" w:cs="Arial"/>
          <w:color w:val="000000" w:themeColor="text1"/>
          <w:sz w:val="24"/>
          <w:szCs w:val="24"/>
          <w:lang w:bidi="bn-IN"/>
        </w:rPr>
        <w:br/>
        <w:t>their STATUS = 2</w:t>
      </w:r>
      <w:r w:rsidRPr="00C3217A">
        <w:rPr>
          <w:rFonts w:ascii="Arial" w:eastAsia="Times New Roman" w:hAnsi="Arial" w:cs="Arial"/>
          <w:color w:val="000000" w:themeColor="text1"/>
          <w:sz w:val="24"/>
          <w:szCs w:val="24"/>
          <w:lang w:bidi="bn-IN"/>
        </w:rPr>
        <w:br/>
        <w:t>(waiting state)</w:t>
      </w:r>
      <w:r w:rsidRPr="00C3217A">
        <w:rPr>
          <w:rFonts w:ascii="Arial" w:eastAsia="Times New Roman" w:hAnsi="Arial" w:cs="Arial"/>
          <w:color w:val="000000" w:themeColor="text1"/>
          <w:sz w:val="24"/>
          <w:szCs w:val="24"/>
          <w:lang w:bidi="bn-IN"/>
        </w:rPr>
        <w:br/>
        <w:t>[END OF LOOP]</w:t>
      </w:r>
    </w:p>
    <w:p w14:paraId="619848D3" w14:textId="77777777" w:rsidR="00D7431D" w:rsidRPr="00C3217A" w:rsidRDefault="00D7431D" w:rsidP="00D7431D">
      <w:pPr>
        <w:numPr>
          <w:ilvl w:val="0"/>
          <w:numId w:val="2"/>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6:</w:t>
      </w:r>
      <w:r w:rsidRPr="00C3217A">
        <w:rPr>
          <w:rFonts w:ascii="Arial" w:eastAsia="Times New Roman" w:hAnsi="Arial" w:cs="Arial"/>
          <w:color w:val="000000" w:themeColor="text1"/>
          <w:sz w:val="24"/>
          <w:szCs w:val="24"/>
          <w:lang w:bidi="bn-IN"/>
        </w:rPr>
        <w:t> EXIT</w:t>
      </w:r>
    </w:p>
    <w:p w14:paraId="2A2EB7B9" w14:textId="77777777" w:rsidR="00D7431D" w:rsidRPr="00C3217A" w:rsidRDefault="00D7431D" w:rsidP="00D7431D">
      <w:pPr>
        <w:shd w:val="clear" w:color="auto" w:fill="FFFFFF"/>
        <w:spacing w:before="60" w:after="100" w:afterAutospacing="1" w:line="315" w:lineRule="atLeast"/>
        <w:ind w:left="720"/>
        <w:rPr>
          <w:rFonts w:ascii="Arial" w:eastAsia="Times New Roman" w:hAnsi="Arial" w:cs="Arial"/>
          <w:b/>
          <w:bCs/>
          <w:color w:val="000000" w:themeColor="text1"/>
          <w:sz w:val="28"/>
          <w:szCs w:val="28"/>
          <w:u w:val="single"/>
          <w:lang w:bidi="bn-IN"/>
        </w:rPr>
      </w:pPr>
    </w:p>
    <w:p w14:paraId="5D4AEB5A" w14:textId="77777777" w:rsidR="00D7431D" w:rsidRPr="00C3217A" w:rsidRDefault="00D7431D" w:rsidP="00D7431D">
      <w:pPr>
        <w:shd w:val="clear" w:color="auto" w:fill="FFFFFF"/>
        <w:spacing w:before="60" w:after="100" w:afterAutospacing="1" w:line="315" w:lineRule="atLeast"/>
        <w:ind w:left="720"/>
        <w:rPr>
          <w:rFonts w:ascii="Arial" w:eastAsia="Times New Roman" w:hAnsi="Arial" w:cs="Arial"/>
          <w:b/>
          <w:bCs/>
          <w:color w:val="000000" w:themeColor="text1"/>
          <w:sz w:val="24"/>
          <w:szCs w:val="24"/>
          <w:u w:val="single"/>
          <w:lang w:bidi="bn-IN"/>
        </w:rPr>
      </w:pPr>
      <w:proofErr w:type="gramStart"/>
      <w:r w:rsidRPr="00C3217A">
        <w:rPr>
          <w:rFonts w:ascii="Arial" w:eastAsia="Times New Roman" w:hAnsi="Arial" w:cs="Arial"/>
          <w:b/>
          <w:bCs/>
          <w:color w:val="000000" w:themeColor="text1"/>
          <w:sz w:val="28"/>
          <w:szCs w:val="28"/>
          <w:u w:val="single"/>
          <w:lang w:bidi="bn-IN"/>
        </w:rPr>
        <w:t>2.DFS</w:t>
      </w:r>
      <w:proofErr w:type="gramEnd"/>
      <w:r w:rsidRPr="00C3217A">
        <w:rPr>
          <w:rFonts w:ascii="Arial" w:eastAsia="Times New Roman" w:hAnsi="Arial" w:cs="Arial"/>
          <w:b/>
          <w:bCs/>
          <w:color w:val="000000" w:themeColor="text1"/>
          <w:sz w:val="28"/>
          <w:szCs w:val="28"/>
          <w:u w:val="single"/>
          <w:lang w:bidi="bn-IN"/>
        </w:rPr>
        <w:t xml:space="preserve"> :-</w:t>
      </w:r>
    </w:p>
    <w:p w14:paraId="1E33CFE9" w14:textId="77777777" w:rsidR="00D7431D" w:rsidRPr="00C3217A" w:rsidRDefault="00D7431D" w:rsidP="00D7431D">
      <w:pPr>
        <w:numPr>
          <w:ilvl w:val="0"/>
          <w:numId w:val="3"/>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1:</w:t>
      </w:r>
      <w:r w:rsidRPr="00C3217A">
        <w:rPr>
          <w:rFonts w:ascii="Arial" w:eastAsia="Times New Roman" w:hAnsi="Arial" w:cs="Arial"/>
          <w:color w:val="000000" w:themeColor="text1"/>
          <w:sz w:val="24"/>
          <w:szCs w:val="24"/>
          <w:lang w:bidi="bn-IN"/>
        </w:rPr>
        <w:t> SET STATUS = 1 (ready state) for each node in G</w:t>
      </w:r>
    </w:p>
    <w:p w14:paraId="44BBECEB" w14:textId="77777777" w:rsidR="00D7431D" w:rsidRPr="00C3217A" w:rsidRDefault="00D7431D" w:rsidP="00D7431D">
      <w:pPr>
        <w:numPr>
          <w:ilvl w:val="0"/>
          <w:numId w:val="3"/>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2:</w:t>
      </w:r>
      <w:r w:rsidRPr="00C3217A">
        <w:rPr>
          <w:rFonts w:ascii="Arial" w:eastAsia="Times New Roman" w:hAnsi="Arial" w:cs="Arial"/>
          <w:color w:val="000000" w:themeColor="text1"/>
          <w:sz w:val="24"/>
          <w:szCs w:val="24"/>
          <w:lang w:bidi="bn-IN"/>
        </w:rPr>
        <w:t> Push the starting node A on the stack and set its STATUS = 2 (waiting state)</w:t>
      </w:r>
    </w:p>
    <w:p w14:paraId="787CD3F3" w14:textId="77777777" w:rsidR="00D7431D" w:rsidRPr="00C3217A" w:rsidRDefault="00D7431D" w:rsidP="00D7431D">
      <w:pPr>
        <w:numPr>
          <w:ilvl w:val="0"/>
          <w:numId w:val="3"/>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3:</w:t>
      </w:r>
      <w:r w:rsidRPr="00C3217A">
        <w:rPr>
          <w:rFonts w:ascii="Arial" w:eastAsia="Times New Roman" w:hAnsi="Arial" w:cs="Arial"/>
          <w:color w:val="000000" w:themeColor="text1"/>
          <w:sz w:val="24"/>
          <w:szCs w:val="24"/>
          <w:lang w:bidi="bn-IN"/>
        </w:rPr>
        <w:t> Repeat Steps 4 and 5 until STACK is empty</w:t>
      </w:r>
    </w:p>
    <w:p w14:paraId="67DC16A6" w14:textId="77777777" w:rsidR="00D7431D" w:rsidRPr="00C3217A" w:rsidRDefault="00D7431D" w:rsidP="00D7431D">
      <w:pPr>
        <w:numPr>
          <w:ilvl w:val="0"/>
          <w:numId w:val="3"/>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4:</w:t>
      </w:r>
      <w:r w:rsidRPr="00C3217A">
        <w:rPr>
          <w:rFonts w:ascii="Arial" w:eastAsia="Times New Roman" w:hAnsi="Arial" w:cs="Arial"/>
          <w:color w:val="000000" w:themeColor="text1"/>
          <w:sz w:val="24"/>
          <w:szCs w:val="24"/>
          <w:lang w:bidi="bn-IN"/>
        </w:rPr>
        <w:t> Pop the top node N. Process it and set its STATUS = 3 (processed state)</w:t>
      </w:r>
    </w:p>
    <w:p w14:paraId="015DC470" w14:textId="77777777" w:rsidR="00D7431D" w:rsidRPr="00C3217A" w:rsidRDefault="00D7431D" w:rsidP="00D7431D">
      <w:pPr>
        <w:numPr>
          <w:ilvl w:val="0"/>
          <w:numId w:val="3"/>
        </w:numPr>
        <w:shd w:val="clear" w:color="auto" w:fill="FFFFFF"/>
        <w:spacing w:before="60" w:after="100" w:afterAutospacing="1" w:line="315" w:lineRule="atLeast"/>
        <w:rPr>
          <w:rFonts w:ascii="Arial" w:eastAsia="Times New Roman" w:hAnsi="Arial" w:cs="Arial"/>
          <w:color w:val="000000" w:themeColor="text1"/>
          <w:sz w:val="24"/>
          <w:szCs w:val="24"/>
          <w:lang w:bidi="bn-IN"/>
        </w:rPr>
      </w:pPr>
      <w:r w:rsidRPr="00C3217A">
        <w:rPr>
          <w:rFonts w:ascii="Arial" w:eastAsia="Times New Roman" w:hAnsi="Arial" w:cs="Arial"/>
          <w:b/>
          <w:bCs/>
          <w:color w:val="000000" w:themeColor="text1"/>
          <w:sz w:val="24"/>
          <w:szCs w:val="24"/>
          <w:lang w:bidi="bn-IN"/>
        </w:rPr>
        <w:t>Step 5:</w:t>
      </w:r>
      <w:r w:rsidRPr="00C3217A">
        <w:rPr>
          <w:rFonts w:ascii="Arial" w:eastAsia="Times New Roman" w:hAnsi="Arial" w:cs="Arial"/>
          <w:color w:val="000000" w:themeColor="text1"/>
          <w:sz w:val="24"/>
          <w:szCs w:val="24"/>
          <w:lang w:bidi="bn-IN"/>
        </w:rPr>
        <w:t xml:space="preserve"> Push on the stack all the </w:t>
      </w:r>
      <w:proofErr w:type="spellStart"/>
      <w:r w:rsidRPr="00C3217A">
        <w:rPr>
          <w:rFonts w:ascii="Arial" w:eastAsia="Times New Roman" w:hAnsi="Arial" w:cs="Arial"/>
          <w:color w:val="000000" w:themeColor="text1"/>
          <w:sz w:val="24"/>
          <w:szCs w:val="24"/>
          <w:lang w:bidi="bn-IN"/>
        </w:rPr>
        <w:t>neighbours</w:t>
      </w:r>
      <w:proofErr w:type="spellEnd"/>
      <w:r w:rsidRPr="00C3217A">
        <w:rPr>
          <w:rFonts w:ascii="Arial" w:eastAsia="Times New Roman" w:hAnsi="Arial" w:cs="Arial"/>
          <w:color w:val="000000" w:themeColor="text1"/>
          <w:sz w:val="24"/>
          <w:szCs w:val="24"/>
          <w:lang w:bidi="bn-IN"/>
        </w:rPr>
        <w:t xml:space="preserve"> of N that are in the ready state (whose STATUS = 1) and set their</w:t>
      </w:r>
      <w:r w:rsidRPr="00C3217A">
        <w:rPr>
          <w:rFonts w:ascii="Arial" w:eastAsia="Times New Roman" w:hAnsi="Arial" w:cs="Arial"/>
          <w:color w:val="000000" w:themeColor="text1"/>
          <w:sz w:val="24"/>
          <w:szCs w:val="24"/>
          <w:lang w:bidi="bn-IN"/>
        </w:rPr>
        <w:br/>
        <w:t>STATUS = 2 (waiting state)</w:t>
      </w:r>
      <w:r w:rsidRPr="00C3217A">
        <w:rPr>
          <w:rFonts w:ascii="Arial" w:eastAsia="Times New Roman" w:hAnsi="Arial" w:cs="Arial"/>
          <w:color w:val="000000" w:themeColor="text1"/>
          <w:sz w:val="24"/>
          <w:szCs w:val="24"/>
          <w:lang w:bidi="bn-IN"/>
        </w:rPr>
        <w:br/>
        <w:t>[END OF LOOP]</w:t>
      </w:r>
    </w:p>
    <w:p w14:paraId="05459FE8" w14:textId="77777777" w:rsidR="00D7431D" w:rsidRPr="00C3217A" w:rsidRDefault="00D7431D" w:rsidP="00D7431D">
      <w:pPr>
        <w:numPr>
          <w:ilvl w:val="0"/>
          <w:numId w:val="3"/>
        </w:numPr>
        <w:shd w:val="clear" w:color="auto" w:fill="FFFFFF"/>
        <w:spacing w:before="60" w:after="100" w:afterAutospacing="1" w:line="315" w:lineRule="atLeast"/>
        <w:rPr>
          <w:rFonts w:ascii="Arial" w:hAnsi="Arial" w:cs="Arial"/>
          <w:b/>
          <w:bCs/>
          <w:color w:val="000000" w:themeColor="text1"/>
          <w:sz w:val="32"/>
          <w:szCs w:val="32"/>
          <w:u w:val="single"/>
        </w:rPr>
      </w:pPr>
      <w:r w:rsidRPr="00C3217A">
        <w:rPr>
          <w:rFonts w:ascii="Arial" w:eastAsia="Times New Roman" w:hAnsi="Arial" w:cs="Arial"/>
          <w:b/>
          <w:bCs/>
          <w:color w:val="000000" w:themeColor="text1"/>
          <w:sz w:val="24"/>
          <w:szCs w:val="24"/>
          <w:lang w:bidi="bn-IN"/>
        </w:rPr>
        <w:t>Step 6:</w:t>
      </w:r>
      <w:r w:rsidRPr="00C3217A">
        <w:rPr>
          <w:rFonts w:ascii="Arial" w:eastAsia="Times New Roman" w:hAnsi="Arial" w:cs="Arial"/>
          <w:color w:val="000000" w:themeColor="text1"/>
          <w:sz w:val="24"/>
          <w:szCs w:val="24"/>
          <w:lang w:bidi="bn-IN"/>
        </w:rPr>
        <w:t> EXIT</w:t>
      </w:r>
    </w:p>
    <w:p w14:paraId="5B1448FE" w14:textId="77777777" w:rsidR="00D7431D" w:rsidRPr="00C3217A" w:rsidRDefault="00D7431D" w:rsidP="00D7431D">
      <w:pPr>
        <w:rPr>
          <w:rFonts w:ascii="Arial" w:hAnsi="Arial" w:cs="Arial"/>
          <w:b/>
          <w:bCs/>
          <w:color w:val="000000" w:themeColor="text1"/>
          <w:sz w:val="32"/>
          <w:szCs w:val="32"/>
          <w:u w:val="single"/>
        </w:rPr>
      </w:pPr>
      <w:r w:rsidRPr="00C3217A">
        <w:rPr>
          <w:rFonts w:ascii="Arial" w:hAnsi="Arial" w:cs="Arial"/>
          <w:b/>
          <w:bCs/>
          <w:color w:val="000000" w:themeColor="text1"/>
          <w:sz w:val="32"/>
          <w:szCs w:val="32"/>
          <w:u w:val="single"/>
        </w:rPr>
        <w:t>Program Code:-</w:t>
      </w:r>
    </w:p>
    <w:p w14:paraId="34412913" w14:textId="77777777" w:rsidR="00D7431D" w:rsidRPr="00C3217A" w:rsidRDefault="00D7431D" w:rsidP="00D7431D">
      <w:pPr>
        <w:spacing w:line="240" w:lineRule="auto"/>
        <w:rPr>
          <w:rFonts w:ascii="Arial" w:hAnsi="Arial" w:cs="Arial"/>
          <w:color w:val="000000" w:themeColor="text1"/>
          <w:sz w:val="24"/>
          <w:szCs w:val="24"/>
        </w:rPr>
      </w:pPr>
    </w:p>
    <w:p w14:paraId="42D18E9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#include &lt;iostream&gt;</w:t>
      </w:r>
    </w:p>
    <w:p w14:paraId="7C58757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#include&lt;</w:t>
      </w:r>
      <w:proofErr w:type="spellStart"/>
      <w:r w:rsidRPr="00C3217A">
        <w:rPr>
          <w:rFonts w:ascii="Arial" w:hAnsi="Arial" w:cs="Arial"/>
          <w:color w:val="000000" w:themeColor="text1"/>
          <w:sz w:val="24"/>
          <w:szCs w:val="24"/>
        </w:rPr>
        <w:t>iomanip</w:t>
      </w:r>
      <w:proofErr w:type="spellEnd"/>
      <w:r w:rsidRPr="00C3217A">
        <w:rPr>
          <w:rFonts w:ascii="Arial" w:hAnsi="Arial" w:cs="Arial"/>
          <w:color w:val="000000" w:themeColor="text1"/>
          <w:sz w:val="24"/>
          <w:szCs w:val="24"/>
        </w:rPr>
        <w:t>&gt;</w:t>
      </w:r>
    </w:p>
    <w:p w14:paraId="689F806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using namespace std;</w:t>
      </w:r>
    </w:p>
    <w:p w14:paraId="4A0D69A6" w14:textId="77777777" w:rsidR="00D7431D" w:rsidRPr="00C3217A" w:rsidRDefault="00D7431D" w:rsidP="00D7431D">
      <w:pPr>
        <w:spacing w:line="240" w:lineRule="auto"/>
        <w:rPr>
          <w:rFonts w:ascii="Arial" w:hAnsi="Arial" w:cs="Arial"/>
          <w:color w:val="000000" w:themeColor="text1"/>
          <w:sz w:val="24"/>
          <w:szCs w:val="24"/>
        </w:rPr>
      </w:pPr>
    </w:p>
    <w:p w14:paraId="7F9ADFA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const int MAX=30;</w:t>
      </w:r>
    </w:p>
    <w:p w14:paraId="73837F35" w14:textId="77777777" w:rsidR="00D7431D" w:rsidRPr="00C3217A" w:rsidRDefault="00D7431D" w:rsidP="00D7431D">
      <w:pPr>
        <w:spacing w:line="240" w:lineRule="auto"/>
        <w:rPr>
          <w:rFonts w:ascii="Arial" w:hAnsi="Arial" w:cs="Arial"/>
          <w:color w:val="000000" w:themeColor="text1"/>
          <w:sz w:val="24"/>
          <w:szCs w:val="24"/>
        </w:rPr>
      </w:pPr>
    </w:p>
    <w:p w14:paraId="16B3F73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class Queue //Queue for BFS TRAVERSAL</w:t>
      </w:r>
    </w:p>
    <w:p w14:paraId="112090B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295B8C4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proofErr w:type="gramStart"/>
      <w:r w:rsidRPr="00C3217A">
        <w:rPr>
          <w:rFonts w:ascii="Arial" w:hAnsi="Arial" w:cs="Arial"/>
          <w:color w:val="000000" w:themeColor="text1"/>
          <w:sz w:val="24"/>
          <w:szCs w:val="24"/>
        </w:rPr>
        <w:t>int</w:t>
      </w:r>
      <w:proofErr w:type="spellEnd"/>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front,rear</w:t>
      </w:r>
      <w:proofErr w:type="spellEnd"/>
      <w:r w:rsidRPr="00C3217A">
        <w:rPr>
          <w:rFonts w:ascii="Arial" w:hAnsi="Arial" w:cs="Arial"/>
          <w:color w:val="000000" w:themeColor="text1"/>
          <w:sz w:val="24"/>
          <w:szCs w:val="24"/>
        </w:rPr>
        <w:t>;</w:t>
      </w:r>
    </w:p>
    <w:p w14:paraId="382044B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proofErr w:type="gramStart"/>
      <w:r w:rsidRPr="00C3217A">
        <w:rPr>
          <w:rFonts w:ascii="Arial" w:hAnsi="Arial" w:cs="Arial"/>
          <w:color w:val="000000" w:themeColor="text1"/>
          <w:sz w:val="24"/>
          <w:szCs w:val="24"/>
        </w:rPr>
        <w:t>string</w:t>
      </w:r>
      <w:proofErr w:type="gramEnd"/>
      <w:r w:rsidRPr="00C3217A">
        <w:rPr>
          <w:rFonts w:ascii="Arial" w:hAnsi="Arial" w:cs="Arial"/>
          <w:color w:val="000000" w:themeColor="text1"/>
          <w:sz w:val="24"/>
          <w:szCs w:val="24"/>
        </w:rPr>
        <w:t xml:space="preserve"> data[MAX];</w:t>
      </w:r>
    </w:p>
    <w:p w14:paraId="48F84B8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public:</w:t>
      </w:r>
    </w:p>
    <w:p w14:paraId="7875BB2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Queue()</w:t>
      </w:r>
      <w:proofErr w:type="gramEnd"/>
    </w:p>
    <w:p w14:paraId="579A9E5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61B9462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front=-1;</w:t>
      </w:r>
    </w:p>
    <w:p w14:paraId="1BC4F1C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rear=-1;</w:t>
      </w:r>
    </w:p>
    <w:p w14:paraId="6D7C2E3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5004F1E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bool</w:t>
      </w:r>
      <w:proofErr w:type="gramEnd"/>
      <w:r w:rsidRPr="00C3217A">
        <w:rPr>
          <w:rFonts w:ascii="Arial" w:hAnsi="Arial" w:cs="Arial"/>
          <w:color w:val="000000" w:themeColor="text1"/>
          <w:sz w:val="24"/>
          <w:szCs w:val="24"/>
        </w:rPr>
        <w:t xml:space="preserve"> empty()</w:t>
      </w:r>
    </w:p>
    <w:p w14:paraId="68C11E8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53BD2BA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if(rear==-1)</w:t>
      </w:r>
    </w:p>
    <w:p w14:paraId="1B40CD9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return 1;</w:t>
      </w:r>
    </w:p>
    <w:p w14:paraId="201BA92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else</w:t>
      </w:r>
    </w:p>
    <w:p w14:paraId="6034A60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return 0;</w:t>
      </w:r>
    </w:p>
    <w:p w14:paraId="5ED1BC6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2F36545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proofErr w:type="gramStart"/>
      <w:r w:rsidRPr="00C3217A">
        <w:rPr>
          <w:rFonts w:ascii="Arial" w:hAnsi="Arial" w:cs="Arial"/>
          <w:color w:val="000000" w:themeColor="text1"/>
          <w:sz w:val="24"/>
          <w:szCs w:val="24"/>
        </w:rPr>
        <w:t>bool</w:t>
      </w:r>
      <w:proofErr w:type="spellEnd"/>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inqueue</w:t>
      </w:r>
      <w:proofErr w:type="spellEnd"/>
      <w:r w:rsidRPr="00C3217A">
        <w:rPr>
          <w:rFonts w:ascii="Arial" w:hAnsi="Arial" w:cs="Arial"/>
          <w:color w:val="000000" w:themeColor="text1"/>
          <w:sz w:val="24"/>
          <w:szCs w:val="24"/>
        </w:rPr>
        <w:t xml:space="preserve">(string </w:t>
      </w:r>
      <w:proofErr w:type="spellStart"/>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w:t>
      </w:r>
    </w:p>
    <w:p w14:paraId="524DCCD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0DB93CE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if(</w:t>
      </w:r>
      <w:proofErr w:type="gramEnd"/>
      <w:r w:rsidRPr="00C3217A">
        <w:rPr>
          <w:rFonts w:ascii="Arial" w:hAnsi="Arial" w:cs="Arial"/>
          <w:color w:val="000000" w:themeColor="text1"/>
          <w:sz w:val="24"/>
          <w:szCs w:val="24"/>
        </w:rPr>
        <w:t>front==-1 &amp;&amp; rear==-1)</w:t>
      </w:r>
    </w:p>
    <w:p w14:paraId="16619AF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3981FE8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front=rear=0;</w:t>
      </w:r>
    </w:p>
    <w:p w14:paraId="4B0E0E8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data[rear]=str;</w:t>
      </w:r>
    </w:p>
    <w:p w14:paraId="7550458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return true;</w:t>
      </w:r>
    </w:p>
    <w:p w14:paraId="238943B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63F8538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else</w:t>
      </w:r>
    </w:p>
    <w:p w14:paraId="48A9E9F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3980925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rear=rear+1;</w:t>
      </w:r>
    </w:p>
    <w:p w14:paraId="147B4B5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data[rear]=str;</w:t>
      </w:r>
    </w:p>
    <w:p w14:paraId="5905BE0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return true;</w:t>
      </w:r>
    </w:p>
    <w:p w14:paraId="4C586E6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778F7CE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t>}</w:t>
      </w:r>
    </w:p>
    <w:p w14:paraId="56B7281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string</w:t>
      </w:r>
      <w:proofErr w:type="gramEnd"/>
      <w:r w:rsidRPr="00C3217A">
        <w:rPr>
          <w:rFonts w:ascii="Arial" w:hAnsi="Arial" w:cs="Arial"/>
          <w:color w:val="000000" w:themeColor="text1"/>
          <w:sz w:val="24"/>
          <w:szCs w:val="24"/>
        </w:rPr>
        <w:t xml:space="preserve"> dequeue()</w:t>
      </w:r>
    </w:p>
    <w:p w14:paraId="4B8AF95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2D8B59E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string  p</w:t>
      </w:r>
      <w:proofErr w:type="gramEnd"/>
      <w:r w:rsidRPr="00C3217A">
        <w:rPr>
          <w:rFonts w:ascii="Arial" w:hAnsi="Arial" w:cs="Arial"/>
          <w:color w:val="000000" w:themeColor="text1"/>
          <w:sz w:val="24"/>
          <w:szCs w:val="24"/>
        </w:rPr>
        <w:t>;</w:t>
      </w:r>
    </w:p>
    <w:p w14:paraId="5605366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if(front==rear)</w:t>
      </w:r>
    </w:p>
    <w:p w14:paraId="210509C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5955C50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p=data[front];</w:t>
      </w:r>
    </w:p>
    <w:p w14:paraId="4A74894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front=-1;</w:t>
      </w:r>
    </w:p>
    <w:p w14:paraId="73C3BD5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rear=-1;</w:t>
      </w:r>
    </w:p>
    <w:p w14:paraId="37447EB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59BD00F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else</w:t>
      </w:r>
    </w:p>
    <w:p w14:paraId="42DB44E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70EEE95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p=data[front];</w:t>
      </w:r>
    </w:p>
    <w:p w14:paraId="187BB5B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front=front+1;</w:t>
      </w:r>
    </w:p>
    <w:p w14:paraId="5CF7A71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3D112B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return p;</w:t>
      </w:r>
    </w:p>
    <w:p w14:paraId="26C8B52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7CDA607F" w14:textId="77777777" w:rsidR="00D7431D" w:rsidRPr="00C3217A" w:rsidRDefault="00D7431D" w:rsidP="00D7431D">
      <w:pPr>
        <w:spacing w:line="240" w:lineRule="auto"/>
        <w:rPr>
          <w:rFonts w:ascii="Arial" w:hAnsi="Arial" w:cs="Arial"/>
          <w:color w:val="000000" w:themeColor="text1"/>
          <w:sz w:val="24"/>
          <w:szCs w:val="24"/>
        </w:rPr>
      </w:pPr>
    </w:p>
    <w:p w14:paraId="60B4E55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16CF2887" w14:textId="77777777" w:rsidR="00D7431D" w:rsidRPr="00C3217A" w:rsidRDefault="00D7431D" w:rsidP="00D7431D">
      <w:pPr>
        <w:spacing w:line="240" w:lineRule="auto"/>
        <w:rPr>
          <w:rFonts w:ascii="Arial" w:hAnsi="Arial" w:cs="Arial"/>
          <w:color w:val="000000" w:themeColor="text1"/>
          <w:sz w:val="24"/>
          <w:szCs w:val="24"/>
        </w:rPr>
      </w:pPr>
    </w:p>
    <w:p w14:paraId="2452886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class node //node class for each airport</w:t>
      </w:r>
    </w:p>
    <w:p w14:paraId="0D489F1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360BA82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node *next;</w:t>
      </w:r>
    </w:p>
    <w:p w14:paraId="783F54A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string city;</w:t>
      </w:r>
    </w:p>
    <w:p w14:paraId="309FA57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timeCost</w:t>
      </w:r>
      <w:proofErr w:type="spellEnd"/>
      <w:r w:rsidRPr="00C3217A">
        <w:rPr>
          <w:rFonts w:ascii="Arial" w:hAnsi="Arial" w:cs="Arial"/>
          <w:color w:val="000000" w:themeColor="text1"/>
          <w:sz w:val="24"/>
          <w:szCs w:val="24"/>
        </w:rPr>
        <w:t>;</w:t>
      </w:r>
    </w:p>
    <w:p w14:paraId="779BD0E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public:</w:t>
      </w:r>
    </w:p>
    <w:p w14:paraId="2FAACFE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friend class graph;</w:t>
      </w:r>
    </w:p>
    <w:p w14:paraId="46F635D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node()</w:t>
      </w:r>
      <w:proofErr w:type="gramEnd"/>
    </w:p>
    <w:p w14:paraId="6E7D6FE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t>{</w:t>
      </w:r>
    </w:p>
    <w:p w14:paraId="5D3A93C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next=NULL;</w:t>
      </w:r>
    </w:p>
    <w:p w14:paraId="2B43652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city="";</w:t>
      </w:r>
    </w:p>
    <w:p w14:paraId="538C3D5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timeCost</w:t>
      </w:r>
      <w:proofErr w:type="spellEnd"/>
      <w:r w:rsidRPr="00C3217A">
        <w:rPr>
          <w:rFonts w:ascii="Arial" w:hAnsi="Arial" w:cs="Arial"/>
          <w:color w:val="000000" w:themeColor="text1"/>
          <w:sz w:val="24"/>
          <w:szCs w:val="24"/>
        </w:rPr>
        <w:t>=-1;</w:t>
      </w:r>
    </w:p>
    <w:p w14:paraId="4619367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504AB47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node(</w:t>
      </w:r>
      <w:proofErr w:type="gramEnd"/>
      <w:r w:rsidRPr="00C3217A">
        <w:rPr>
          <w:rFonts w:ascii="Arial" w:hAnsi="Arial" w:cs="Arial"/>
          <w:color w:val="000000" w:themeColor="text1"/>
          <w:sz w:val="24"/>
          <w:szCs w:val="24"/>
        </w:rPr>
        <w:t xml:space="preserve">string </w:t>
      </w:r>
      <w:proofErr w:type="spellStart"/>
      <w:r w:rsidRPr="00C3217A">
        <w:rPr>
          <w:rFonts w:ascii="Arial" w:hAnsi="Arial" w:cs="Arial"/>
          <w:color w:val="000000" w:themeColor="text1"/>
          <w:sz w:val="24"/>
          <w:szCs w:val="24"/>
        </w:rPr>
        <w:t>city,int</w:t>
      </w:r>
      <w:proofErr w:type="spellEnd"/>
      <w:r w:rsidRPr="00C3217A">
        <w:rPr>
          <w:rFonts w:ascii="Arial" w:hAnsi="Arial" w:cs="Arial"/>
          <w:color w:val="000000" w:themeColor="text1"/>
          <w:sz w:val="24"/>
          <w:szCs w:val="24"/>
        </w:rPr>
        <w:t xml:space="preserve"> weight)</w:t>
      </w:r>
    </w:p>
    <w:p w14:paraId="5CF924A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5CFFC6B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next=NULL;</w:t>
      </w:r>
    </w:p>
    <w:p w14:paraId="5B779FE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this-&gt;city=city;</w:t>
      </w:r>
    </w:p>
    <w:p w14:paraId="173EC5C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timeCost</w:t>
      </w:r>
      <w:proofErr w:type="spellEnd"/>
      <w:r w:rsidRPr="00C3217A">
        <w:rPr>
          <w:rFonts w:ascii="Arial" w:hAnsi="Arial" w:cs="Arial"/>
          <w:color w:val="000000" w:themeColor="text1"/>
          <w:sz w:val="24"/>
          <w:szCs w:val="24"/>
        </w:rPr>
        <w:t>=weight;</w:t>
      </w:r>
    </w:p>
    <w:p w14:paraId="5E35263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3809346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542B198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class graph //Contains total graph of airports</w:t>
      </w:r>
    </w:p>
    <w:p w14:paraId="147EEA9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63F9A20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node</w:t>
      </w:r>
      <w:proofErr w:type="gramEnd"/>
      <w:r w:rsidRPr="00C3217A">
        <w:rPr>
          <w:rFonts w:ascii="Arial" w:hAnsi="Arial" w:cs="Arial"/>
          <w:color w:val="000000" w:themeColor="text1"/>
          <w:sz w:val="24"/>
          <w:szCs w:val="24"/>
        </w:rPr>
        <w:t xml:space="preserve"> *head[MAX];</w:t>
      </w:r>
    </w:p>
    <w:p w14:paraId="7ACAC3B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int n;</w:t>
      </w:r>
    </w:p>
    <w:p w14:paraId="4FC2E1A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int</w:t>
      </w:r>
      <w:proofErr w:type="gramEnd"/>
      <w:r w:rsidRPr="00C3217A">
        <w:rPr>
          <w:rFonts w:ascii="Arial" w:hAnsi="Arial" w:cs="Arial"/>
          <w:color w:val="000000" w:themeColor="text1"/>
          <w:sz w:val="24"/>
          <w:szCs w:val="24"/>
        </w:rPr>
        <w:t xml:space="preserve"> visited[MAX];</w:t>
      </w:r>
    </w:p>
    <w:p w14:paraId="02588B7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public:</w:t>
      </w:r>
    </w:p>
    <w:p w14:paraId="19EBBB2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graph(</w:t>
      </w:r>
      <w:proofErr w:type="gramEnd"/>
      <w:r w:rsidRPr="00C3217A">
        <w:rPr>
          <w:rFonts w:ascii="Arial" w:hAnsi="Arial" w:cs="Arial"/>
          <w:color w:val="000000" w:themeColor="text1"/>
          <w:sz w:val="24"/>
          <w:szCs w:val="24"/>
        </w:rPr>
        <w:t>int num)</w:t>
      </w:r>
    </w:p>
    <w:p w14:paraId="0377E6B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29D9FA2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n=num;</w:t>
      </w:r>
    </w:p>
    <w:p w14:paraId="2A5D980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639F49A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head[i]=NULL;</w:t>
      </w:r>
    </w:p>
    <w:p w14:paraId="70D922B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5516D12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insert(string city1,string city2,int time);</w:t>
      </w:r>
    </w:p>
    <w:p w14:paraId="6761AD7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insertUndirected</w:t>
      </w:r>
      <w:proofErr w:type="spellEnd"/>
      <w:r w:rsidRPr="00C3217A">
        <w:rPr>
          <w:rFonts w:ascii="Arial" w:hAnsi="Arial" w:cs="Arial"/>
          <w:color w:val="000000" w:themeColor="text1"/>
          <w:sz w:val="24"/>
          <w:szCs w:val="24"/>
        </w:rPr>
        <w:t>(string city1,string city2,int time);</w:t>
      </w:r>
    </w:p>
    <w:p w14:paraId="2947825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readdata</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gType</w:t>
      </w:r>
      <w:proofErr w:type="spellEnd"/>
      <w:r w:rsidRPr="00C3217A">
        <w:rPr>
          <w:rFonts w:ascii="Arial" w:hAnsi="Arial" w:cs="Arial"/>
          <w:color w:val="000000" w:themeColor="text1"/>
          <w:sz w:val="24"/>
          <w:szCs w:val="24"/>
        </w:rPr>
        <w:t>);</w:t>
      </w:r>
    </w:p>
    <w:p w14:paraId="37604FF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proofErr w:type="gramStart"/>
      <w:r w:rsidRPr="00C3217A">
        <w:rPr>
          <w:rFonts w:ascii="Arial" w:hAnsi="Arial" w:cs="Arial"/>
          <w:color w:val="000000" w:themeColor="text1"/>
          <w:sz w:val="24"/>
          <w:szCs w:val="24"/>
        </w:rPr>
        <w:t>int</w:t>
      </w:r>
      <w:proofErr w:type="spellEnd"/>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(string s1);</w:t>
      </w:r>
    </w:p>
    <w:p w14:paraId="04E7D8E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outFlights</w:t>
      </w:r>
      <w:proofErr w:type="spellEnd"/>
      <w:r w:rsidRPr="00C3217A">
        <w:rPr>
          <w:rFonts w:ascii="Arial" w:hAnsi="Arial" w:cs="Arial"/>
          <w:color w:val="000000" w:themeColor="text1"/>
          <w:sz w:val="24"/>
          <w:szCs w:val="24"/>
        </w:rPr>
        <w:t>();</w:t>
      </w:r>
    </w:p>
    <w:p w14:paraId="4D799FB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inFlights</w:t>
      </w:r>
      <w:proofErr w:type="spellEnd"/>
      <w:r w:rsidRPr="00C3217A">
        <w:rPr>
          <w:rFonts w:ascii="Arial" w:hAnsi="Arial" w:cs="Arial"/>
          <w:color w:val="000000" w:themeColor="text1"/>
          <w:sz w:val="24"/>
          <w:szCs w:val="24"/>
        </w:rPr>
        <w:t>();</w:t>
      </w:r>
    </w:p>
    <w:p w14:paraId="4DF0077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DFS(string str);</w:t>
      </w:r>
    </w:p>
    <w:p w14:paraId="0C5C3D7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BFS();</w:t>
      </w:r>
    </w:p>
    <w:p w14:paraId="49AF167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dfsTraversal</w:t>
      </w:r>
      <w:proofErr w:type="spellEnd"/>
      <w:r w:rsidRPr="00C3217A">
        <w:rPr>
          <w:rFonts w:ascii="Arial" w:hAnsi="Arial" w:cs="Arial"/>
          <w:color w:val="000000" w:themeColor="text1"/>
          <w:sz w:val="24"/>
          <w:szCs w:val="24"/>
        </w:rPr>
        <w:t>();</w:t>
      </w:r>
    </w:p>
    <w:p w14:paraId="5CFE707B" w14:textId="77777777" w:rsidR="00D7431D" w:rsidRPr="00C3217A" w:rsidRDefault="00D7431D" w:rsidP="00D7431D">
      <w:pPr>
        <w:spacing w:line="240" w:lineRule="auto"/>
        <w:rPr>
          <w:rFonts w:ascii="Arial" w:hAnsi="Arial" w:cs="Arial"/>
          <w:color w:val="000000" w:themeColor="text1"/>
          <w:sz w:val="24"/>
          <w:szCs w:val="24"/>
        </w:rPr>
      </w:pPr>
    </w:p>
    <w:p w14:paraId="282E0BE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098C7CDC"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graph::BFS()</w:t>
      </w:r>
    </w:p>
    <w:p w14:paraId="6D9EBDC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7DE2EAB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string</w:t>
      </w:r>
      <w:proofErr w:type="gramEnd"/>
      <w:r w:rsidRPr="00C3217A">
        <w:rPr>
          <w:rFonts w:ascii="Arial" w:hAnsi="Arial" w:cs="Arial"/>
          <w:color w:val="000000" w:themeColor="text1"/>
          <w:sz w:val="24"/>
          <w:szCs w:val="24"/>
        </w:rPr>
        <w:t xml:space="preserve"> str=head[0]-&gt;city;</w:t>
      </w:r>
    </w:p>
    <w:p w14:paraId="055402B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int j;</w:t>
      </w:r>
    </w:p>
    <w:p w14:paraId="02FA01C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//node *p;</w:t>
      </w:r>
    </w:p>
    <w:p w14:paraId="4C22DF1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70D5979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visited[i]=0;</w:t>
      </w:r>
    </w:p>
    <w:p w14:paraId="4D24DCE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 xml:space="preserve">Queue </w:t>
      </w:r>
      <w:proofErr w:type="spellStart"/>
      <w:r w:rsidRPr="00C3217A">
        <w:rPr>
          <w:rFonts w:ascii="Arial" w:hAnsi="Arial" w:cs="Arial"/>
          <w:color w:val="000000" w:themeColor="text1"/>
          <w:sz w:val="24"/>
          <w:szCs w:val="24"/>
        </w:rPr>
        <w:t>queue</w:t>
      </w:r>
      <w:proofErr w:type="spellEnd"/>
      <w:r w:rsidRPr="00C3217A">
        <w:rPr>
          <w:rFonts w:ascii="Arial" w:hAnsi="Arial" w:cs="Arial"/>
          <w:color w:val="000000" w:themeColor="text1"/>
          <w:sz w:val="24"/>
          <w:szCs w:val="24"/>
        </w:rPr>
        <w:t>;</w:t>
      </w:r>
    </w:p>
    <w:p w14:paraId="1A3BAFE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proofErr w:type="gramStart"/>
      <w:r w:rsidRPr="00C3217A">
        <w:rPr>
          <w:rFonts w:ascii="Arial" w:hAnsi="Arial" w:cs="Arial"/>
          <w:color w:val="000000" w:themeColor="text1"/>
          <w:sz w:val="24"/>
          <w:szCs w:val="24"/>
        </w:rPr>
        <w:t>queue.inqueue</w:t>
      </w:r>
      <w:proofErr w:type="spellEnd"/>
      <w:r w:rsidRPr="00C3217A">
        <w:rPr>
          <w:rFonts w:ascii="Arial" w:hAnsi="Arial" w:cs="Arial"/>
          <w:color w:val="000000" w:themeColor="text1"/>
          <w:sz w:val="24"/>
          <w:szCs w:val="24"/>
        </w:rPr>
        <w:t>(</w:t>
      </w:r>
      <w:proofErr w:type="spellStart"/>
      <w:proofErr w:type="gramEnd"/>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w:t>
      </w:r>
    </w:p>
    <w:p w14:paraId="7ED757C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w:t>
      </w:r>
    </w:p>
    <w:p w14:paraId="264E5B1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&lt;&lt;"BFS Traversal: \n";</w:t>
      </w:r>
    </w:p>
    <w:p w14:paraId="270A0C7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 "&lt;&lt;</w:t>
      </w:r>
      <w:proofErr w:type="spellStart"/>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&lt;&lt;" ";</w:t>
      </w:r>
    </w:p>
    <w:p w14:paraId="478D6CD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visited[i]=1;</w:t>
      </w:r>
    </w:p>
    <w:p w14:paraId="1795BA7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queue.empty</w:t>
      </w:r>
      <w:proofErr w:type="spellEnd"/>
      <w:r w:rsidRPr="00C3217A">
        <w:rPr>
          <w:rFonts w:ascii="Arial" w:hAnsi="Arial" w:cs="Arial"/>
          <w:color w:val="000000" w:themeColor="text1"/>
          <w:sz w:val="24"/>
          <w:szCs w:val="24"/>
        </w:rPr>
        <w:t>())</w:t>
      </w:r>
    </w:p>
    <w:p w14:paraId="661E535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346F5B9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string</w:t>
      </w:r>
      <w:proofErr w:type="gramEnd"/>
      <w:r w:rsidRPr="00C3217A">
        <w:rPr>
          <w:rFonts w:ascii="Arial" w:hAnsi="Arial" w:cs="Arial"/>
          <w:color w:val="000000" w:themeColor="text1"/>
          <w:sz w:val="24"/>
          <w:szCs w:val="24"/>
        </w:rPr>
        <w:t xml:space="preserve"> p=</w:t>
      </w:r>
      <w:proofErr w:type="spellStart"/>
      <w:r w:rsidRPr="00C3217A">
        <w:rPr>
          <w:rFonts w:ascii="Arial" w:hAnsi="Arial" w:cs="Arial"/>
          <w:color w:val="000000" w:themeColor="text1"/>
          <w:sz w:val="24"/>
          <w:szCs w:val="24"/>
        </w:rPr>
        <w:t>queue.dequeue</w:t>
      </w:r>
      <w:proofErr w:type="spellEnd"/>
      <w:r w:rsidRPr="00C3217A">
        <w:rPr>
          <w:rFonts w:ascii="Arial" w:hAnsi="Arial" w:cs="Arial"/>
          <w:color w:val="000000" w:themeColor="text1"/>
          <w:sz w:val="24"/>
          <w:szCs w:val="24"/>
        </w:rPr>
        <w:t>();</w:t>
      </w:r>
    </w:p>
    <w:p w14:paraId="2F1876E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i=</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(p);</w:t>
      </w:r>
    </w:p>
    <w:p w14:paraId="58977D93" w14:textId="77777777" w:rsidR="00D7431D" w:rsidRPr="00C3217A" w:rsidRDefault="00D7431D" w:rsidP="00D7431D">
      <w:pPr>
        <w:spacing w:line="240" w:lineRule="auto"/>
        <w:rPr>
          <w:rFonts w:ascii="Arial" w:hAnsi="Arial" w:cs="Arial"/>
          <w:color w:val="000000" w:themeColor="text1"/>
          <w:sz w:val="24"/>
          <w:szCs w:val="24"/>
        </w:rPr>
      </w:pPr>
    </w:p>
    <w:p w14:paraId="46B94692" w14:textId="77777777" w:rsidR="00D7431D" w:rsidRPr="00C3217A" w:rsidRDefault="00D7431D" w:rsidP="00D7431D">
      <w:pPr>
        <w:spacing w:line="240" w:lineRule="auto"/>
        <w:rPr>
          <w:rFonts w:ascii="Arial" w:hAnsi="Arial" w:cs="Arial"/>
          <w:color w:val="000000" w:themeColor="text1"/>
          <w:sz w:val="24"/>
          <w:szCs w:val="24"/>
        </w:rPr>
      </w:pPr>
    </w:p>
    <w:p w14:paraId="4CD5248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//visited[i]=1;</w:t>
      </w:r>
    </w:p>
    <w:p w14:paraId="27E758EA" w14:textId="77777777" w:rsidR="00D7431D" w:rsidRPr="00C3217A" w:rsidRDefault="00D7431D" w:rsidP="00D7431D">
      <w:pPr>
        <w:spacing w:line="240" w:lineRule="auto"/>
        <w:rPr>
          <w:rFonts w:ascii="Arial" w:hAnsi="Arial" w:cs="Arial"/>
          <w:color w:val="000000" w:themeColor="text1"/>
          <w:sz w:val="24"/>
          <w:szCs w:val="24"/>
        </w:rPr>
      </w:pPr>
    </w:p>
    <w:p w14:paraId="714AC4D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gramEnd"/>
      <w:r w:rsidRPr="00C3217A">
        <w:rPr>
          <w:rFonts w:ascii="Arial" w:hAnsi="Arial" w:cs="Arial"/>
          <w:color w:val="000000" w:themeColor="text1"/>
          <w:sz w:val="24"/>
          <w:szCs w:val="24"/>
        </w:rPr>
        <w:t>node *q=head[i];q!=</w:t>
      </w:r>
      <w:proofErr w:type="spellStart"/>
      <w:r w:rsidRPr="00C3217A">
        <w:rPr>
          <w:rFonts w:ascii="Arial" w:hAnsi="Arial" w:cs="Arial"/>
          <w:color w:val="000000" w:themeColor="text1"/>
          <w:sz w:val="24"/>
          <w:szCs w:val="24"/>
        </w:rPr>
        <w:t>NULL;q</w:t>
      </w:r>
      <w:proofErr w:type="spellEnd"/>
      <w:r w:rsidRPr="00C3217A">
        <w:rPr>
          <w:rFonts w:ascii="Arial" w:hAnsi="Arial" w:cs="Arial"/>
          <w:color w:val="000000" w:themeColor="text1"/>
          <w:sz w:val="24"/>
          <w:szCs w:val="24"/>
        </w:rPr>
        <w:t>=q-&gt;next)</w:t>
      </w:r>
    </w:p>
    <w:p w14:paraId="5C6FA43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41FC6A2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i=</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(q-&gt;city);</w:t>
      </w:r>
    </w:p>
    <w:p w14:paraId="0B80A07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str=q-&gt;city;</w:t>
      </w:r>
    </w:p>
    <w:p w14:paraId="6099210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if(</w:t>
      </w:r>
      <w:proofErr w:type="gramEnd"/>
      <w:r w:rsidRPr="00C3217A">
        <w:rPr>
          <w:rFonts w:ascii="Arial" w:hAnsi="Arial" w:cs="Arial"/>
          <w:color w:val="000000" w:themeColor="text1"/>
          <w:sz w:val="24"/>
          <w:szCs w:val="24"/>
        </w:rPr>
        <w:t>!visited[i])</w:t>
      </w:r>
    </w:p>
    <w:p w14:paraId="6D9569B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1805F06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proofErr w:type="gramStart"/>
      <w:r w:rsidRPr="00C3217A">
        <w:rPr>
          <w:rFonts w:ascii="Arial" w:hAnsi="Arial" w:cs="Arial"/>
          <w:color w:val="000000" w:themeColor="text1"/>
          <w:sz w:val="24"/>
          <w:szCs w:val="24"/>
        </w:rPr>
        <w:t>queue.inqueue</w:t>
      </w:r>
      <w:proofErr w:type="spellEnd"/>
      <w:r w:rsidRPr="00C3217A">
        <w:rPr>
          <w:rFonts w:ascii="Arial" w:hAnsi="Arial" w:cs="Arial"/>
          <w:color w:val="000000" w:themeColor="text1"/>
          <w:sz w:val="24"/>
          <w:szCs w:val="24"/>
        </w:rPr>
        <w:t>(</w:t>
      </w:r>
      <w:proofErr w:type="gramEnd"/>
      <w:r w:rsidRPr="00C3217A">
        <w:rPr>
          <w:rFonts w:ascii="Arial" w:hAnsi="Arial" w:cs="Arial"/>
          <w:color w:val="000000" w:themeColor="text1"/>
          <w:sz w:val="24"/>
          <w:szCs w:val="24"/>
        </w:rPr>
        <w:t>q-&gt;city);</w:t>
      </w:r>
    </w:p>
    <w:p w14:paraId="36E414D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visited[i]=1;</w:t>
      </w:r>
    </w:p>
    <w:p w14:paraId="6700D7F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 "&lt;&lt;</w:t>
      </w:r>
      <w:proofErr w:type="spellStart"/>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&lt;&lt;" ";</w:t>
      </w:r>
    </w:p>
    <w:p w14:paraId="2669363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D515A2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4FD892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D82787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&lt;&lt;"\n";</w:t>
      </w:r>
    </w:p>
    <w:p w14:paraId="0154B0B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290C58DD"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w:t>
      </w:r>
      <w:proofErr w:type="spellStart"/>
      <w:r w:rsidRPr="00C3217A">
        <w:rPr>
          <w:rFonts w:ascii="Arial" w:hAnsi="Arial" w:cs="Arial"/>
          <w:color w:val="000000" w:themeColor="text1"/>
          <w:sz w:val="24"/>
          <w:szCs w:val="24"/>
        </w:rPr>
        <w:t>dfsTraversal</w:t>
      </w:r>
      <w:proofErr w:type="spellEnd"/>
      <w:r w:rsidRPr="00C3217A">
        <w:rPr>
          <w:rFonts w:ascii="Arial" w:hAnsi="Arial" w:cs="Arial"/>
          <w:color w:val="000000" w:themeColor="text1"/>
          <w:sz w:val="24"/>
          <w:szCs w:val="24"/>
        </w:rPr>
        <w:t>()</w:t>
      </w:r>
    </w:p>
    <w:p w14:paraId="59B9DDD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4A80785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3D9604C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visited[i]=0;</w:t>
      </w:r>
    </w:p>
    <w:p w14:paraId="3F42890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nDFS</w:t>
      </w:r>
      <w:proofErr w:type="spellEnd"/>
      <w:r w:rsidRPr="00C3217A">
        <w:rPr>
          <w:rFonts w:ascii="Arial" w:hAnsi="Arial" w:cs="Arial"/>
          <w:color w:val="000000" w:themeColor="text1"/>
          <w:sz w:val="24"/>
          <w:szCs w:val="24"/>
        </w:rPr>
        <w:t xml:space="preserve"> TRAVERSAL: \n";</w:t>
      </w:r>
    </w:p>
    <w:p w14:paraId="768FD4F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DFS(</w:t>
      </w:r>
      <w:proofErr w:type="gramEnd"/>
      <w:r w:rsidRPr="00C3217A">
        <w:rPr>
          <w:rFonts w:ascii="Arial" w:hAnsi="Arial" w:cs="Arial"/>
          <w:color w:val="000000" w:themeColor="text1"/>
          <w:sz w:val="24"/>
          <w:szCs w:val="24"/>
        </w:rPr>
        <w:t>head[0]-&gt;city);</w:t>
      </w:r>
    </w:p>
    <w:p w14:paraId="06E9F88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&lt;&lt;"\n";</w:t>
      </w:r>
    </w:p>
    <w:p w14:paraId="58EF083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651AE4EB"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graph::DFS(string str)</w:t>
      </w:r>
    </w:p>
    <w:p w14:paraId="53CCFB6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79D4F40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node *p;</w:t>
      </w:r>
    </w:p>
    <w:p w14:paraId="79A1D1E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w:t>
      </w:r>
    </w:p>
    <w:p w14:paraId="4FFEA1BF" w14:textId="77777777" w:rsidR="00D7431D" w:rsidRPr="00C3217A" w:rsidRDefault="00D7431D" w:rsidP="00D7431D">
      <w:pPr>
        <w:spacing w:line="240" w:lineRule="auto"/>
        <w:rPr>
          <w:rFonts w:ascii="Arial" w:hAnsi="Arial" w:cs="Arial"/>
          <w:color w:val="000000" w:themeColor="text1"/>
          <w:sz w:val="24"/>
          <w:szCs w:val="24"/>
        </w:rPr>
      </w:pPr>
    </w:p>
    <w:p w14:paraId="76900EF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 "&lt;&lt;</w:t>
      </w:r>
      <w:proofErr w:type="spellStart"/>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&lt;&lt;" ";</w:t>
      </w:r>
    </w:p>
    <w:p w14:paraId="0F9A761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t>p=head[i];</w:t>
      </w:r>
    </w:p>
    <w:p w14:paraId="33B0325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visited[i]=1;</w:t>
      </w:r>
    </w:p>
    <w:p w14:paraId="0987BDA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p!=NULL)</w:t>
      </w:r>
    </w:p>
    <w:p w14:paraId="378349D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42B3BFD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str=p-&gt;city;</w:t>
      </w:r>
    </w:p>
    <w:p w14:paraId="04D2E6E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i=</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str</w:t>
      </w:r>
      <w:proofErr w:type="spellEnd"/>
      <w:r w:rsidRPr="00C3217A">
        <w:rPr>
          <w:rFonts w:ascii="Arial" w:hAnsi="Arial" w:cs="Arial"/>
          <w:color w:val="000000" w:themeColor="text1"/>
          <w:sz w:val="24"/>
          <w:szCs w:val="24"/>
        </w:rPr>
        <w:t>);</w:t>
      </w:r>
    </w:p>
    <w:p w14:paraId="29F02EC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if(</w:t>
      </w:r>
      <w:proofErr w:type="gramEnd"/>
      <w:r w:rsidRPr="00C3217A">
        <w:rPr>
          <w:rFonts w:ascii="Arial" w:hAnsi="Arial" w:cs="Arial"/>
          <w:color w:val="000000" w:themeColor="text1"/>
          <w:sz w:val="24"/>
          <w:szCs w:val="24"/>
        </w:rPr>
        <w:t>!visited[i])</w:t>
      </w:r>
    </w:p>
    <w:p w14:paraId="7E3FC82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DFS(</w:t>
      </w:r>
      <w:proofErr w:type="gramEnd"/>
      <w:r w:rsidRPr="00C3217A">
        <w:rPr>
          <w:rFonts w:ascii="Arial" w:hAnsi="Arial" w:cs="Arial"/>
          <w:color w:val="000000" w:themeColor="text1"/>
          <w:sz w:val="24"/>
          <w:szCs w:val="24"/>
        </w:rPr>
        <w:t>str);</w:t>
      </w:r>
    </w:p>
    <w:p w14:paraId="6FEF93E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p=p-&gt;next;</w:t>
      </w:r>
    </w:p>
    <w:p w14:paraId="550912A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581D6A81" w14:textId="77777777" w:rsidR="00D7431D" w:rsidRPr="00C3217A" w:rsidRDefault="00D7431D" w:rsidP="00D7431D">
      <w:pPr>
        <w:spacing w:line="240" w:lineRule="auto"/>
        <w:rPr>
          <w:rFonts w:ascii="Arial" w:hAnsi="Arial" w:cs="Arial"/>
          <w:color w:val="000000" w:themeColor="text1"/>
          <w:sz w:val="24"/>
          <w:szCs w:val="24"/>
        </w:rPr>
      </w:pPr>
    </w:p>
    <w:p w14:paraId="7B8BCEE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3D8D26F2"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w:t>
      </w:r>
      <w:proofErr w:type="spellStart"/>
      <w:r w:rsidRPr="00C3217A">
        <w:rPr>
          <w:rFonts w:ascii="Arial" w:hAnsi="Arial" w:cs="Arial"/>
          <w:color w:val="000000" w:themeColor="text1"/>
          <w:sz w:val="24"/>
          <w:szCs w:val="24"/>
        </w:rPr>
        <w:t>inFlights</w:t>
      </w:r>
      <w:proofErr w:type="spellEnd"/>
      <w:r w:rsidRPr="00C3217A">
        <w:rPr>
          <w:rFonts w:ascii="Arial" w:hAnsi="Arial" w:cs="Arial"/>
          <w:color w:val="000000" w:themeColor="text1"/>
          <w:sz w:val="24"/>
          <w:szCs w:val="24"/>
        </w:rPr>
        <w:t>()</w:t>
      </w:r>
    </w:p>
    <w:p w14:paraId="6B1BE03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277570B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int count[n];</w:t>
      </w:r>
    </w:p>
    <w:p w14:paraId="5F71713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1E125F2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count[i]=0;</w:t>
      </w:r>
    </w:p>
    <w:p w14:paraId="41D8DF7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 In degree =========\n";</w:t>
      </w:r>
    </w:p>
    <w:p w14:paraId="3800B31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0DE3464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630D0D1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cout</w:t>
      </w:r>
      <w:proofErr w:type="gramEnd"/>
      <w:r w:rsidRPr="00C3217A">
        <w:rPr>
          <w:rFonts w:ascii="Arial" w:hAnsi="Arial" w:cs="Arial"/>
          <w:color w:val="000000" w:themeColor="text1"/>
          <w:sz w:val="24"/>
          <w:szCs w:val="24"/>
        </w:rPr>
        <w:t>&lt;&lt;"\n"&lt;&lt;setw(8)&lt;&lt;"Source"&lt;&lt;setw(8)&lt;&lt;"Destin."&lt;&lt;</w:t>
      </w:r>
      <w:proofErr w:type="gramStart"/>
      <w:r w:rsidRPr="00C3217A">
        <w:rPr>
          <w:rFonts w:ascii="Arial" w:hAnsi="Arial" w:cs="Arial"/>
          <w:color w:val="000000" w:themeColor="text1"/>
          <w:sz w:val="24"/>
          <w:szCs w:val="24"/>
        </w:rPr>
        <w:t>setw(</w:t>
      </w:r>
      <w:proofErr w:type="gramEnd"/>
      <w:r w:rsidRPr="00C3217A">
        <w:rPr>
          <w:rFonts w:ascii="Arial" w:hAnsi="Arial" w:cs="Arial"/>
          <w:color w:val="000000" w:themeColor="text1"/>
          <w:sz w:val="24"/>
          <w:szCs w:val="24"/>
        </w:rPr>
        <w:t>8)&lt;&lt;"Time";</w:t>
      </w:r>
    </w:p>
    <w:p w14:paraId="06BBA3F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j=0;j&lt;</w:t>
      </w:r>
      <w:proofErr w:type="spellStart"/>
      <w:r w:rsidRPr="00C3217A">
        <w:rPr>
          <w:rFonts w:ascii="Arial" w:hAnsi="Arial" w:cs="Arial"/>
          <w:color w:val="000000" w:themeColor="text1"/>
          <w:sz w:val="24"/>
          <w:szCs w:val="24"/>
        </w:rPr>
        <w:t>n;j</w:t>
      </w:r>
      <w:proofErr w:type="spellEnd"/>
      <w:r w:rsidRPr="00C3217A">
        <w:rPr>
          <w:rFonts w:ascii="Arial" w:hAnsi="Arial" w:cs="Arial"/>
          <w:color w:val="000000" w:themeColor="text1"/>
          <w:sz w:val="24"/>
          <w:szCs w:val="24"/>
        </w:rPr>
        <w:t>++)</w:t>
      </w:r>
    </w:p>
    <w:p w14:paraId="678D08B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893A50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node *p=head[j]-&gt;next;</w:t>
      </w:r>
    </w:p>
    <w:p w14:paraId="432FBE6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p!=NULL)</w:t>
      </w:r>
    </w:p>
    <w:p w14:paraId="19A7AD9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50BA3FB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if(p-&gt;city==head[i]-&gt;city)</w:t>
      </w:r>
    </w:p>
    <w:p w14:paraId="142BE1A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727C425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count[i]=count[i]+1;</w:t>
      </w:r>
    </w:p>
    <w:p w14:paraId="2409134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cout</w:t>
      </w:r>
      <w:proofErr w:type="gramEnd"/>
      <w:r w:rsidRPr="00C3217A">
        <w:rPr>
          <w:rFonts w:ascii="Arial" w:hAnsi="Arial" w:cs="Arial"/>
          <w:color w:val="000000" w:themeColor="text1"/>
          <w:sz w:val="24"/>
          <w:szCs w:val="24"/>
        </w:rPr>
        <w:t>&lt;&lt;"\n"&lt;&lt;setw(8)&lt;&lt;head[j]-&gt;city&lt;&lt;setw(8)&lt;&lt;head[i]-&gt;city&lt;&lt;setw(8)&lt;&lt;p-&gt;timeCost;</w:t>
      </w:r>
    </w:p>
    <w:p w14:paraId="0B35CD1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A09783F" w14:textId="77777777" w:rsidR="00D7431D" w:rsidRPr="00C3217A" w:rsidRDefault="00D7431D" w:rsidP="00D7431D">
      <w:pPr>
        <w:spacing w:line="240" w:lineRule="auto"/>
        <w:rPr>
          <w:rFonts w:ascii="Arial" w:hAnsi="Arial" w:cs="Arial"/>
          <w:color w:val="000000" w:themeColor="text1"/>
          <w:sz w:val="24"/>
          <w:szCs w:val="24"/>
        </w:rPr>
      </w:pPr>
    </w:p>
    <w:p w14:paraId="4856C5A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p=p-&gt;next;</w:t>
      </w:r>
    </w:p>
    <w:p w14:paraId="43E97D6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6F7D655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38A56A8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nFlights</w:t>
      </w:r>
      <w:proofErr w:type="spellEnd"/>
      <w:r w:rsidRPr="00C3217A">
        <w:rPr>
          <w:rFonts w:ascii="Arial" w:hAnsi="Arial" w:cs="Arial"/>
          <w:color w:val="000000" w:themeColor="text1"/>
          <w:sz w:val="24"/>
          <w:szCs w:val="24"/>
        </w:rPr>
        <w:t xml:space="preserve"> to "&lt;&lt;head[i]-&gt;city&lt;&lt;" = "&lt;&lt;count[i]&lt;&lt;</w:t>
      </w:r>
      <w:proofErr w:type="spellStart"/>
      <w:r w:rsidRPr="00C3217A">
        <w:rPr>
          <w:rFonts w:ascii="Arial" w:hAnsi="Arial" w:cs="Arial"/>
          <w:color w:val="000000" w:themeColor="text1"/>
          <w:sz w:val="24"/>
          <w:szCs w:val="24"/>
        </w:rPr>
        <w:t>endl</w:t>
      </w:r>
      <w:proofErr w:type="spellEnd"/>
      <w:r w:rsidRPr="00C3217A">
        <w:rPr>
          <w:rFonts w:ascii="Arial" w:hAnsi="Arial" w:cs="Arial"/>
          <w:color w:val="000000" w:themeColor="text1"/>
          <w:sz w:val="24"/>
          <w:szCs w:val="24"/>
        </w:rPr>
        <w:t>;</w:t>
      </w:r>
    </w:p>
    <w:p w14:paraId="3CF5D36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&lt;&lt;"-------------------------------------\n";</w:t>
      </w:r>
    </w:p>
    <w:p w14:paraId="3DBB0B8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4BB5107B" w14:textId="77777777" w:rsidR="00D7431D" w:rsidRPr="00C3217A" w:rsidRDefault="00D7431D" w:rsidP="00D7431D">
      <w:pPr>
        <w:spacing w:line="240" w:lineRule="auto"/>
        <w:rPr>
          <w:rFonts w:ascii="Arial" w:hAnsi="Arial" w:cs="Arial"/>
          <w:color w:val="000000" w:themeColor="text1"/>
          <w:sz w:val="24"/>
          <w:szCs w:val="24"/>
        </w:rPr>
      </w:pPr>
    </w:p>
    <w:p w14:paraId="7C46167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27DA01D8"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w:t>
      </w:r>
      <w:proofErr w:type="spellStart"/>
      <w:r w:rsidRPr="00C3217A">
        <w:rPr>
          <w:rFonts w:ascii="Arial" w:hAnsi="Arial" w:cs="Arial"/>
          <w:color w:val="000000" w:themeColor="text1"/>
          <w:sz w:val="24"/>
          <w:szCs w:val="24"/>
        </w:rPr>
        <w:t>outFlights</w:t>
      </w:r>
      <w:proofErr w:type="spellEnd"/>
      <w:r w:rsidRPr="00C3217A">
        <w:rPr>
          <w:rFonts w:ascii="Arial" w:hAnsi="Arial" w:cs="Arial"/>
          <w:color w:val="000000" w:themeColor="text1"/>
          <w:sz w:val="24"/>
          <w:szCs w:val="24"/>
        </w:rPr>
        <w:t>()</w:t>
      </w:r>
    </w:p>
    <w:p w14:paraId="7185911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2C1CD09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int count;</w:t>
      </w:r>
    </w:p>
    <w:p w14:paraId="687BF12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75E0128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3033B45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node *p=head[i]-&gt;next;</w:t>
      </w:r>
    </w:p>
    <w:p w14:paraId="4A9930D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count=0;</w:t>
      </w:r>
    </w:p>
    <w:p w14:paraId="71F452E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cout</w:t>
      </w:r>
      <w:proofErr w:type="gramEnd"/>
      <w:r w:rsidRPr="00C3217A">
        <w:rPr>
          <w:rFonts w:ascii="Arial" w:hAnsi="Arial" w:cs="Arial"/>
          <w:color w:val="000000" w:themeColor="text1"/>
          <w:sz w:val="24"/>
          <w:szCs w:val="24"/>
        </w:rPr>
        <w:t>&lt;&lt;"\n"&lt;&lt;setw(8)&lt;&lt;"Source"&lt;&lt;setw(8)&lt;&lt;"Destin."&lt;&lt;</w:t>
      </w:r>
      <w:proofErr w:type="gramStart"/>
      <w:r w:rsidRPr="00C3217A">
        <w:rPr>
          <w:rFonts w:ascii="Arial" w:hAnsi="Arial" w:cs="Arial"/>
          <w:color w:val="000000" w:themeColor="text1"/>
          <w:sz w:val="24"/>
          <w:szCs w:val="24"/>
        </w:rPr>
        <w:t>setw(</w:t>
      </w:r>
      <w:proofErr w:type="gramEnd"/>
      <w:r w:rsidRPr="00C3217A">
        <w:rPr>
          <w:rFonts w:ascii="Arial" w:hAnsi="Arial" w:cs="Arial"/>
          <w:color w:val="000000" w:themeColor="text1"/>
          <w:sz w:val="24"/>
          <w:szCs w:val="24"/>
        </w:rPr>
        <w:t>8)&lt;&lt;"Time";</w:t>
      </w:r>
    </w:p>
    <w:p w14:paraId="451DE9E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if(p==NULL)</w:t>
      </w:r>
    </w:p>
    <w:p w14:paraId="27A2DF0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E527AB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nNo</w:t>
      </w:r>
      <w:proofErr w:type="spellEnd"/>
      <w:r w:rsidRPr="00C3217A">
        <w:rPr>
          <w:rFonts w:ascii="Arial" w:hAnsi="Arial" w:cs="Arial"/>
          <w:color w:val="000000" w:themeColor="text1"/>
          <w:sz w:val="24"/>
          <w:szCs w:val="24"/>
        </w:rPr>
        <w:t xml:space="preserve"> Flights from "&lt;&lt;head[i]-&gt;city;</w:t>
      </w:r>
    </w:p>
    <w:p w14:paraId="2D3A854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3918344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else</w:t>
      </w:r>
    </w:p>
    <w:p w14:paraId="709B9F0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1D30B1B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p!=NULL)</w:t>
      </w:r>
    </w:p>
    <w:p w14:paraId="701DF811" w14:textId="77777777" w:rsidR="00D7431D" w:rsidRPr="00C3217A" w:rsidRDefault="00D7431D" w:rsidP="00D7431D">
      <w:pPr>
        <w:spacing w:line="240" w:lineRule="auto"/>
        <w:rPr>
          <w:rFonts w:ascii="Arial" w:hAnsi="Arial" w:cs="Arial"/>
          <w:color w:val="000000" w:themeColor="text1"/>
          <w:sz w:val="24"/>
          <w:szCs w:val="24"/>
        </w:rPr>
      </w:pPr>
    </w:p>
    <w:p w14:paraId="48C28E6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6ADEB4F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cout</w:t>
      </w:r>
      <w:proofErr w:type="gramEnd"/>
      <w:r w:rsidRPr="00C3217A">
        <w:rPr>
          <w:rFonts w:ascii="Arial" w:hAnsi="Arial" w:cs="Arial"/>
          <w:color w:val="000000" w:themeColor="text1"/>
          <w:sz w:val="24"/>
          <w:szCs w:val="24"/>
        </w:rPr>
        <w:t>&lt;&lt;"\n"&lt;&lt;setw(8)&lt;&lt;head[i]-&gt;city&lt;&lt;setw(8)&lt;&lt;p-&gt;city&lt;&lt;setw(8)&lt;&lt;p-&gt;timeCost;</w:t>
      </w:r>
    </w:p>
    <w:p w14:paraId="7CD0C7C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count++;</w:t>
      </w:r>
    </w:p>
    <w:p w14:paraId="708E420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p=p-&gt;next;</w:t>
      </w:r>
    </w:p>
    <w:p w14:paraId="1C8769F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11FA2DB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45B7687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nNo</w:t>
      </w:r>
      <w:proofErr w:type="spellEnd"/>
      <w:r w:rsidRPr="00C3217A">
        <w:rPr>
          <w:rFonts w:ascii="Arial" w:hAnsi="Arial" w:cs="Arial"/>
          <w:color w:val="000000" w:themeColor="text1"/>
          <w:sz w:val="24"/>
          <w:szCs w:val="24"/>
        </w:rPr>
        <w:t xml:space="preserve">. </w:t>
      </w:r>
      <w:proofErr w:type="gramStart"/>
      <w:r w:rsidRPr="00C3217A">
        <w:rPr>
          <w:rFonts w:ascii="Arial" w:hAnsi="Arial" w:cs="Arial"/>
          <w:color w:val="000000" w:themeColor="text1"/>
          <w:sz w:val="24"/>
          <w:szCs w:val="24"/>
        </w:rPr>
        <w:t>of</w:t>
      </w:r>
      <w:proofErr w:type="gramEnd"/>
      <w:r w:rsidRPr="00C3217A">
        <w:rPr>
          <w:rFonts w:ascii="Arial" w:hAnsi="Arial" w:cs="Arial"/>
          <w:color w:val="000000" w:themeColor="text1"/>
          <w:sz w:val="24"/>
          <w:szCs w:val="24"/>
        </w:rPr>
        <w:t xml:space="preserve"> flights: "&lt;&lt;count&lt;&lt;</w:t>
      </w:r>
      <w:proofErr w:type="spellStart"/>
      <w:r w:rsidRPr="00C3217A">
        <w:rPr>
          <w:rFonts w:ascii="Arial" w:hAnsi="Arial" w:cs="Arial"/>
          <w:color w:val="000000" w:themeColor="text1"/>
          <w:sz w:val="24"/>
          <w:szCs w:val="24"/>
        </w:rPr>
        <w:t>endl</w:t>
      </w:r>
      <w:proofErr w:type="spellEnd"/>
      <w:r w:rsidRPr="00C3217A">
        <w:rPr>
          <w:rFonts w:ascii="Arial" w:hAnsi="Arial" w:cs="Arial"/>
          <w:color w:val="000000" w:themeColor="text1"/>
          <w:sz w:val="24"/>
          <w:szCs w:val="24"/>
        </w:rPr>
        <w:t>;;</w:t>
      </w:r>
    </w:p>
    <w:p w14:paraId="282E970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&lt;&lt;"-------------------------------------\n";</w:t>
      </w:r>
    </w:p>
    <w:p w14:paraId="1E6501E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24068EE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2AA5E0AF" w14:textId="77777777" w:rsidR="00D7431D" w:rsidRPr="00C3217A" w:rsidRDefault="00D7431D" w:rsidP="00D7431D">
      <w:pPr>
        <w:spacing w:line="240" w:lineRule="auto"/>
        <w:rPr>
          <w:rFonts w:ascii="Arial" w:hAnsi="Arial" w:cs="Arial"/>
          <w:color w:val="000000" w:themeColor="text1"/>
          <w:sz w:val="24"/>
          <w:szCs w:val="24"/>
        </w:rPr>
      </w:pPr>
      <w:proofErr w:type="spellStart"/>
      <w:proofErr w:type="gramStart"/>
      <w:r w:rsidRPr="00C3217A">
        <w:rPr>
          <w:rFonts w:ascii="Arial" w:hAnsi="Arial" w:cs="Arial"/>
          <w:color w:val="000000" w:themeColor="text1"/>
          <w:sz w:val="24"/>
          <w:szCs w:val="24"/>
        </w:rPr>
        <w:t>int</w:t>
      </w:r>
      <w:proofErr w:type="spellEnd"/>
      <w:proofErr w:type="gramEnd"/>
      <w:r w:rsidRPr="00C3217A">
        <w:rPr>
          <w:rFonts w:ascii="Arial" w:hAnsi="Arial" w:cs="Arial"/>
          <w:color w:val="000000" w:themeColor="text1"/>
          <w:sz w:val="24"/>
          <w:szCs w:val="24"/>
        </w:rPr>
        <w:t xml:space="preserve"> graph::</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(string s1)</w:t>
      </w:r>
    </w:p>
    <w:p w14:paraId="38A9511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5298F66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5131FB2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057DCFC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if(head[i]-&gt;city==s1)</w:t>
      </w:r>
    </w:p>
    <w:p w14:paraId="4699DF3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return i;</w:t>
      </w:r>
    </w:p>
    <w:p w14:paraId="1815F2F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1D17A6D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return -1;</w:t>
      </w:r>
    </w:p>
    <w:p w14:paraId="2F68FC5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69A4AAAE"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graph::insert(string city1,string city2,int time)</w:t>
      </w:r>
    </w:p>
    <w:p w14:paraId="6D34CDB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1DC4028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node *source;</w:t>
      </w:r>
    </w:p>
    <w:p w14:paraId="03A0C47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node</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=new node(city2,time);</w:t>
      </w:r>
    </w:p>
    <w:p w14:paraId="499CD1A8" w14:textId="77777777" w:rsidR="00D7431D" w:rsidRPr="00C3217A" w:rsidRDefault="00D7431D" w:rsidP="00D7431D">
      <w:pPr>
        <w:spacing w:line="240" w:lineRule="auto"/>
        <w:rPr>
          <w:rFonts w:ascii="Arial" w:hAnsi="Arial" w:cs="Arial"/>
          <w:color w:val="000000" w:themeColor="text1"/>
          <w:sz w:val="24"/>
          <w:szCs w:val="24"/>
        </w:rPr>
      </w:pPr>
    </w:p>
    <w:p w14:paraId="2023F32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(city1); //for getting head nodes index in array</w:t>
      </w:r>
    </w:p>
    <w:p w14:paraId="1E32C4F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t>if(head[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]==NULL)</w:t>
      </w:r>
    </w:p>
    <w:p w14:paraId="1CBB870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w:t>
      </w:r>
    </w:p>
    <w:p w14:paraId="613914E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else</w:t>
      </w:r>
    </w:p>
    <w:p w14:paraId="65E4B71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124FE16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
    <w:p w14:paraId="1D86877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source-&gt;next!=NULL)</w:t>
      </w:r>
    </w:p>
    <w:p w14:paraId="4D083E7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source=source-&gt;next;</w:t>
      </w:r>
    </w:p>
    <w:p w14:paraId="505151B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source-&gt;next=</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w:t>
      </w:r>
    </w:p>
    <w:p w14:paraId="5AB7D3C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5945843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5AEF0268"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w:t>
      </w:r>
      <w:proofErr w:type="spellStart"/>
      <w:r w:rsidRPr="00C3217A">
        <w:rPr>
          <w:rFonts w:ascii="Arial" w:hAnsi="Arial" w:cs="Arial"/>
          <w:color w:val="000000" w:themeColor="text1"/>
          <w:sz w:val="24"/>
          <w:szCs w:val="24"/>
        </w:rPr>
        <w:t>insertUndirected</w:t>
      </w:r>
      <w:proofErr w:type="spellEnd"/>
      <w:r w:rsidRPr="00C3217A">
        <w:rPr>
          <w:rFonts w:ascii="Arial" w:hAnsi="Arial" w:cs="Arial"/>
          <w:color w:val="000000" w:themeColor="text1"/>
          <w:sz w:val="24"/>
          <w:szCs w:val="24"/>
        </w:rPr>
        <w:t>(string city1,string city2,int time)</w:t>
      </w:r>
    </w:p>
    <w:p w14:paraId="1E3C3F5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085724E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node *source;</w:t>
      </w:r>
    </w:p>
    <w:p w14:paraId="1230920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node</w:t>
      </w:r>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=new node(city2,time);</w:t>
      </w:r>
    </w:p>
    <w:p w14:paraId="6C5E1E8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node</w:t>
      </w:r>
      <w:proofErr w:type="gramEnd"/>
      <w:r w:rsidRPr="00C3217A">
        <w:rPr>
          <w:rFonts w:ascii="Arial" w:hAnsi="Arial" w:cs="Arial"/>
          <w:color w:val="000000" w:themeColor="text1"/>
          <w:sz w:val="24"/>
          <w:szCs w:val="24"/>
        </w:rPr>
        <w:t xml:space="preserve"> *dest2=new node(city1,time); //for second flight insertion</w:t>
      </w:r>
    </w:p>
    <w:p w14:paraId="71C53B83" w14:textId="77777777" w:rsidR="00D7431D" w:rsidRPr="00C3217A" w:rsidRDefault="00D7431D" w:rsidP="00D7431D">
      <w:pPr>
        <w:spacing w:line="240" w:lineRule="auto"/>
        <w:rPr>
          <w:rFonts w:ascii="Arial" w:hAnsi="Arial" w:cs="Arial"/>
          <w:color w:val="000000" w:themeColor="text1"/>
          <w:sz w:val="24"/>
          <w:szCs w:val="24"/>
        </w:rPr>
      </w:pPr>
    </w:p>
    <w:p w14:paraId="36890C2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(city1); //for getting head nodes index in array</w:t>
      </w:r>
    </w:p>
    <w:p w14:paraId="42A3D58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ind2=</w:t>
      </w:r>
      <w:proofErr w:type="spellStart"/>
      <w:r w:rsidRPr="00C3217A">
        <w:rPr>
          <w:rFonts w:ascii="Arial" w:hAnsi="Arial" w:cs="Arial"/>
          <w:color w:val="000000" w:themeColor="text1"/>
          <w:sz w:val="24"/>
          <w:szCs w:val="24"/>
        </w:rPr>
        <w:t>getindex</w:t>
      </w:r>
      <w:proofErr w:type="spellEnd"/>
      <w:r w:rsidRPr="00C3217A">
        <w:rPr>
          <w:rFonts w:ascii="Arial" w:hAnsi="Arial" w:cs="Arial"/>
          <w:color w:val="000000" w:themeColor="text1"/>
          <w:sz w:val="24"/>
          <w:szCs w:val="24"/>
        </w:rPr>
        <w:t>(city2);</w:t>
      </w:r>
    </w:p>
    <w:p w14:paraId="2242D5E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if(</w:t>
      </w:r>
      <w:proofErr w:type="gramEnd"/>
      <w:r w:rsidRPr="00C3217A">
        <w:rPr>
          <w:rFonts w:ascii="Arial" w:hAnsi="Arial" w:cs="Arial"/>
          <w:color w:val="000000" w:themeColor="text1"/>
          <w:sz w:val="24"/>
          <w:szCs w:val="24"/>
        </w:rPr>
        <w:t>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]==NULL &amp;&amp; head[ind2]==NULL) //when no flights in graph</w:t>
      </w:r>
    </w:p>
    <w:p w14:paraId="791524E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3B34D8C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w:t>
      </w:r>
    </w:p>
    <w:p w14:paraId="756C384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head[</w:t>
      </w:r>
      <w:proofErr w:type="gramEnd"/>
      <w:r w:rsidRPr="00C3217A">
        <w:rPr>
          <w:rFonts w:ascii="Arial" w:hAnsi="Arial" w:cs="Arial"/>
          <w:color w:val="000000" w:themeColor="text1"/>
          <w:sz w:val="24"/>
          <w:szCs w:val="24"/>
        </w:rPr>
        <w:t>ind2]=dest2;</w:t>
      </w:r>
    </w:p>
    <w:p w14:paraId="53B7152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31B2E5E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else</w:t>
      </w:r>
      <w:proofErr w:type="gramEnd"/>
      <w:r w:rsidRPr="00C3217A">
        <w:rPr>
          <w:rFonts w:ascii="Arial" w:hAnsi="Arial" w:cs="Arial"/>
          <w:color w:val="000000" w:themeColor="text1"/>
          <w:sz w:val="24"/>
          <w:szCs w:val="24"/>
        </w:rPr>
        <w:t xml:space="preserve"> if(head[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]==NULL &amp;&amp; head[ind2]!=NULL) //no flight in first list but flight in second list</w:t>
      </w:r>
    </w:p>
    <w:p w14:paraId="372B01B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07ECF2A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 //inserted first flight</w:t>
      </w:r>
    </w:p>
    <w:p w14:paraId="2825436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source=head[ind2];</w:t>
      </w:r>
    </w:p>
    <w:p w14:paraId="3897F81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source-&gt;next!=NULL)</w:t>
      </w:r>
    </w:p>
    <w:p w14:paraId="3914BE1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source=source-&gt;next;</w:t>
      </w:r>
    </w:p>
    <w:p w14:paraId="6BCCE28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source-&gt;next=dest2;</w:t>
      </w:r>
    </w:p>
    <w:p w14:paraId="2E1C1A8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0732AF0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else</w:t>
      </w:r>
      <w:proofErr w:type="gramEnd"/>
      <w:r w:rsidRPr="00C3217A">
        <w:rPr>
          <w:rFonts w:ascii="Arial" w:hAnsi="Arial" w:cs="Arial"/>
          <w:color w:val="000000" w:themeColor="text1"/>
          <w:sz w:val="24"/>
          <w:szCs w:val="24"/>
        </w:rPr>
        <w:t xml:space="preserve"> if(head[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]!=NULL &amp;&amp; head[ind2]==NULL)</w:t>
      </w:r>
    </w:p>
    <w:p w14:paraId="3E72187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3A2103B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head[</w:t>
      </w:r>
      <w:proofErr w:type="gramEnd"/>
      <w:r w:rsidRPr="00C3217A">
        <w:rPr>
          <w:rFonts w:ascii="Arial" w:hAnsi="Arial" w:cs="Arial"/>
          <w:color w:val="000000" w:themeColor="text1"/>
          <w:sz w:val="24"/>
          <w:szCs w:val="24"/>
        </w:rPr>
        <w:t>ind2]=dest2; //inserted first flight</w:t>
      </w:r>
    </w:p>
    <w:p w14:paraId="1F985AB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
    <w:p w14:paraId="32DC48F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source-&gt;next!=NULL)</w:t>
      </w:r>
    </w:p>
    <w:p w14:paraId="47E8E21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source=source-&gt;next;</w:t>
      </w:r>
    </w:p>
    <w:p w14:paraId="4C36271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source-&gt;next=</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w:t>
      </w:r>
    </w:p>
    <w:p w14:paraId="54870AB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5BB36C3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else</w:t>
      </w:r>
    </w:p>
    <w:p w14:paraId="0D4A7FD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7E177ED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source=head[</w:t>
      </w:r>
      <w:proofErr w:type="spellStart"/>
      <w:r w:rsidRPr="00C3217A">
        <w:rPr>
          <w:rFonts w:ascii="Arial" w:hAnsi="Arial" w:cs="Arial"/>
          <w:color w:val="000000" w:themeColor="text1"/>
          <w:sz w:val="24"/>
          <w:szCs w:val="24"/>
        </w:rPr>
        <w:t>ind</w:t>
      </w:r>
      <w:proofErr w:type="spellEnd"/>
      <w:r w:rsidRPr="00C3217A">
        <w:rPr>
          <w:rFonts w:ascii="Arial" w:hAnsi="Arial" w:cs="Arial"/>
          <w:color w:val="000000" w:themeColor="text1"/>
          <w:sz w:val="24"/>
          <w:szCs w:val="24"/>
        </w:rPr>
        <w:t>];</w:t>
      </w:r>
    </w:p>
    <w:p w14:paraId="66693A1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source-&gt;next!=NULL)</w:t>
      </w:r>
    </w:p>
    <w:p w14:paraId="6DE5A11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source=source-&gt;next;</w:t>
      </w:r>
    </w:p>
    <w:p w14:paraId="1D613C4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source-&gt;next=</w:t>
      </w:r>
      <w:proofErr w:type="spellStart"/>
      <w:r w:rsidRPr="00C3217A">
        <w:rPr>
          <w:rFonts w:ascii="Arial" w:hAnsi="Arial" w:cs="Arial"/>
          <w:color w:val="000000" w:themeColor="text1"/>
          <w:sz w:val="24"/>
          <w:szCs w:val="24"/>
        </w:rPr>
        <w:t>dest</w:t>
      </w:r>
      <w:proofErr w:type="spellEnd"/>
      <w:r w:rsidRPr="00C3217A">
        <w:rPr>
          <w:rFonts w:ascii="Arial" w:hAnsi="Arial" w:cs="Arial"/>
          <w:color w:val="000000" w:themeColor="text1"/>
          <w:sz w:val="24"/>
          <w:szCs w:val="24"/>
        </w:rPr>
        <w:t>;</w:t>
      </w:r>
    </w:p>
    <w:p w14:paraId="36516840" w14:textId="77777777" w:rsidR="00D7431D" w:rsidRPr="00C3217A" w:rsidRDefault="00D7431D" w:rsidP="00D7431D">
      <w:pPr>
        <w:spacing w:line="240" w:lineRule="auto"/>
        <w:rPr>
          <w:rFonts w:ascii="Arial" w:hAnsi="Arial" w:cs="Arial"/>
          <w:color w:val="000000" w:themeColor="text1"/>
          <w:sz w:val="24"/>
          <w:szCs w:val="24"/>
        </w:rPr>
      </w:pPr>
    </w:p>
    <w:p w14:paraId="6C19228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source=head[ind2];</w:t>
      </w:r>
    </w:p>
    <w:p w14:paraId="1B4EBFF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source-&gt;next!=NULL)</w:t>
      </w:r>
    </w:p>
    <w:p w14:paraId="3726D9E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source=source-&gt;next;</w:t>
      </w:r>
    </w:p>
    <w:p w14:paraId="6882E3E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source-&gt;next=dest2;</w:t>
      </w:r>
    </w:p>
    <w:p w14:paraId="006D5B4D" w14:textId="77777777" w:rsidR="00D7431D" w:rsidRPr="00C3217A" w:rsidRDefault="00D7431D" w:rsidP="00D7431D">
      <w:pPr>
        <w:spacing w:line="240" w:lineRule="auto"/>
        <w:rPr>
          <w:rFonts w:ascii="Arial" w:hAnsi="Arial" w:cs="Arial"/>
          <w:color w:val="000000" w:themeColor="text1"/>
          <w:sz w:val="24"/>
          <w:szCs w:val="24"/>
        </w:rPr>
      </w:pPr>
    </w:p>
    <w:p w14:paraId="7E5458A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04DA346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4217F1F5"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void</w:t>
      </w:r>
      <w:proofErr w:type="gramEnd"/>
      <w:r w:rsidRPr="00C3217A">
        <w:rPr>
          <w:rFonts w:ascii="Arial" w:hAnsi="Arial" w:cs="Arial"/>
          <w:color w:val="000000" w:themeColor="text1"/>
          <w:sz w:val="24"/>
          <w:szCs w:val="24"/>
        </w:rPr>
        <w:t xml:space="preserve"> graph::</w:t>
      </w:r>
      <w:proofErr w:type="spellStart"/>
      <w:r w:rsidRPr="00C3217A">
        <w:rPr>
          <w:rFonts w:ascii="Arial" w:hAnsi="Arial" w:cs="Arial"/>
          <w:color w:val="000000" w:themeColor="text1"/>
          <w:sz w:val="24"/>
          <w:szCs w:val="24"/>
        </w:rPr>
        <w:t>readdata</w:t>
      </w:r>
      <w:proofErr w:type="spellEnd"/>
      <w:r w:rsidRPr="00C3217A">
        <w:rPr>
          <w:rFonts w:ascii="Arial" w:hAnsi="Arial" w:cs="Arial"/>
          <w:color w:val="000000" w:themeColor="text1"/>
          <w:sz w:val="24"/>
          <w:szCs w:val="24"/>
        </w:rPr>
        <w:t>(</w:t>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gType</w:t>
      </w:r>
      <w:proofErr w:type="spellEnd"/>
      <w:r w:rsidRPr="00C3217A">
        <w:rPr>
          <w:rFonts w:ascii="Arial" w:hAnsi="Arial" w:cs="Arial"/>
          <w:color w:val="000000" w:themeColor="text1"/>
          <w:sz w:val="24"/>
          <w:szCs w:val="24"/>
        </w:rPr>
        <w:t>)</w:t>
      </w:r>
    </w:p>
    <w:p w14:paraId="2BAA2ED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3AD43BC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proofErr w:type="gramStart"/>
      <w:r w:rsidRPr="00C3217A">
        <w:rPr>
          <w:rFonts w:ascii="Arial" w:hAnsi="Arial" w:cs="Arial"/>
          <w:color w:val="000000" w:themeColor="text1"/>
          <w:sz w:val="24"/>
          <w:szCs w:val="24"/>
        </w:rPr>
        <w:t>string</w:t>
      </w:r>
      <w:proofErr w:type="gramEnd"/>
      <w:r w:rsidRPr="00C3217A">
        <w:rPr>
          <w:rFonts w:ascii="Arial" w:hAnsi="Arial" w:cs="Arial"/>
          <w:color w:val="000000" w:themeColor="text1"/>
          <w:sz w:val="24"/>
          <w:szCs w:val="24"/>
        </w:rPr>
        <w:t xml:space="preserve"> city1,city2,tmpcity;</w:t>
      </w:r>
    </w:p>
    <w:p w14:paraId="7B0658A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fcost</w:t>
      </w:r>
      <w:proofErr w:type="spellEnd"/>
      <w:r w:rsidRPr="00C3217A">
        <w:rPr>
          <w:rFonts w:ascii="Arial" w:hAnsi="Arial" w:cs="Arial"/>
          <w:color w:val="000000" w:themeColor="text1"/>
          <w:sz w:val="24"/>
          <w:szCs w:val="24"/>
        </w:rPr>
        <w:t>;</w:t>
      </w:r>
    </w:p>
    <w:p w14:paraId="3D83AED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int flight;</w:t>
      </w:r>
    </w:p>
    <w:p w14:paraId="7FD78CE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nENter</w:t>
      </w:r>
      <w:proofErr w:type="spellEnd"/>
      <w:r w:rsidRPr="00C3217A">
        <w:rPr>
          <w:rFonts w:ascii="Arial" w:hAnsi="Arial" w:cs="Arial"/>
          <w:color w:val="000000" w:themeColor="text1"/>
          <w:sz w:val="24"/>
          <w:szCs w:val="24"/>
        </w:rPr>
        <w:t xml:space="preserve"> City Details:\n ";</w:t>
      </w:r>
    </w:p>
    <w:p w14:paraId="0B44699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n;i</w:t>
      </w:r>
      <w:proofErr w:type="spellEnd"/>
      <w:r w:rsidRPr="00C3217A">
        <w:rPr>
          <w:rFonts w:ascii="Arial" w:hAnsi="Arial" w:cs="Arial"/>
          <w:color w:val="000000" w:themeColor="text1"/>
          <w:sz w:val="24"/>
          <w:szCs w:val="24"/>
        </w:rPr>
        <w:t>++)</w:t>
      </w:r>
    </w:p>
    <w:p w14:paraId="5A943F7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0452AD9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head[i]=new node;</w:t>
      </w:r>
    </w:p>
    <w:p w14:paraId="72DB388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&lt;&lt;"Enter City "&lt;&lt;i+1&lt;&lt;" ";</w:t>
      </w:r>
    </w:p>
    <w:p w14:paraId="5F145A6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w:t>
      </w:r>
      <w:proofErr w:type="spellStart"/>
      <w:r w:rsidRPr="00C3217A">
        <w:rPr>
          <w:rFonts w:ascii="Arial" w:hAnsi="Arial" w:cs="Arial"/>
          <w:color w:val="000000" w:themeColor="text1"/>
          <w:sz w:val="24"/>
          <w:szCs w:val="24"/>
        </w:rPr>
        <w:t>tmpcity</w:t>
      </w:r>
      <w:proofErr w:type="spellEnd"/>
      <w:r w:rsidRPr="00C3217A">
        <w:rPr>
          <w:rFonts w:ascii="Arial" w:hAnsi="Arial" w:cs="Arial"/>
          <w:color w:val="000000" w:themeColor="text1"/>
          <w:sz w:val="24"/>
          <w:szCs w:val="24"/>
        </w:rPr>
        <w:t>;</w:t>
      </w:r>
    </w:p>
    <w:p w14:paraId="2ADBEBB8"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head[i]-&gt;city=</w:t>
      </w:r>
      <w:proofErr w:type="spellStart"/>
      <w:r w:rsidRPr="00C3217A">
        <w:rPr>
          <w:rFonts w:ascii="Arial" w:hAnsi="Arial" w:cs="Arial"/>
          <w:color w:val="000000" w:themeColor="text1"/>
          <w:sz w:val="24"/>
          <w:szCs w:val="24"/>
        </w:rPr>
        <w:t>tmpcity</w:t>
      </w:r>
      <w:proofErr w:type="spellEnd"/>
      <w:r w:rsidRPr="00C3217A">
        <w:rPr>
          <w:rFonts w:ascii="Arial" w:hAnsi="Arial" w:cs="Arial"/>
          <w:color w:val="000000" w:themeColor="text1"/>
          <w:sz w:val="24"/>
          <w:szCs w:val="24"/>
        </w:rPr>
        <w:t>;</w:t>
      </w:r>
    </w:p>
    <w:p w14:paraId="51EEB95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4E4889E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nEnter</w:t>
      </w:r>
      <w:proofErr w:type="spellEnd"/>
      <w:r w:rsidRPr="00C3217A">
        <w:rPr>
          <w:rFonts w:ascii="Arial" w:hAnsi="Arial" w:cs="Arial"/>
          <w:color w:val="000000" w:themeColor="text1"/>
          <w:sz w:val="24"/>
          <w:szCs w:val="24"/>
        </w:rPr>
        <w:t xml:space="preserve"> Number of Flights to insert: ";</w:t>
      </w:r>
    </w:p>
    <w:p w14:paraId="4FE0551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&gt;&gt;flight;</w:t>
      </w:r>
    </w:p>
    <w:p w14:paraId="6C2C2C5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if(</w:t>
      </w:r>
      <w:proofErr w:type="spellStart"/>
      <w:r w:rsidRPr="00C3217A">
        <w:rPr>
          <w:rFonts w:ascii="Arial" w:hAnsi="Arial" w:cs="Arial"/>
          <w:color w:val="000000" w:themeColor="text1"/>
          <w:sz w:val="24"/>
          <w:szCs w:val="24"/>
        </w:rPr>
        <w:t>gType</w:t>
      </w:r>
      <w:proofErr w:type="spellEnd"/>
      <w:r w:rsidRPr="00C3217A">
        <w:rPr>
          <w:rFonts w:ascii="Arial" w:hAnsi="Arial" w:cs="Arial"/>
          <w:color w:val="000000" w:themeColor="text1"/>
          <w:sz w:val="24"/>
          <w:szCs w:val="24"/>
        </w:rPr>
        <w:t>==1)</w:t>
      </w:r>
    </w:p>
    <w:p w14:paraId="75ADE429"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2B17021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flight;i</w:t>
      </w:r>
      <w:proofErr w:type="spellEnd"/>
      <w:r w:rsidRPr="00C3217A">
        <w:rPr>
          <w:rFonts w:ascii="Arial" w:hAnsi="Arial" w:cs="Arial"/>
          <w:color w:val="000000" w:themeColor="text1"/>
          <w:sz w:val="24"/>
          <w:szCs w:val="24"/>
        </w:rPr>
        <w:t>++)</w:t>
      </w:r>
    </w:p>
    <w:p w14:paraId="2CB7F65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871194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nEnter</w:t>
      </w:r>
      <w:proofErr w:type="spellEnd"/>
      <w:r w:rsidRPr="00C3217A">
        <w:rPr>
          <w:rFonts w:ascii="Arial" w:hAnsi="Arial" w:cs="Arial"/>
          <w:color w:val="000000" w:themeColor="text1"/>
          <w:sz w:val="24"/>
          <w:szCs w:val="24"/>
        </w:rPr>
        <w:t xml:space="preserve"> Source:";</w:t>
      </w:r>
    </w:p>
    <w:p w14:paraId="15E2A35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&gt;&gt;city1;</w:t>
      </w:r>
    </w:p>
    <w:p w14:paraId="329FFF9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&lt;&lt;"Enter Destination:";</w:t>
      </w:r>
    </w:p>
    <w:p w14:paraId="3F1D214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&gt;&gt;city2;</w:t>
      </w:r>
    </w:p>
    <w:p w14:paraId="5B93012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&lt;&lt;"Enter Time:";</w:t>
      </w:r>
    </w:p>
    <w:p w14:paraId="319F226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w:t>
      </w:r>
      <w:proofErr w:type="spellStart"/>
      <w:r w:rsidRPr="00C3217A">
        <w:rPr>
          <w:rFonts w:ascii="Arial" w:hAnsi="Arial" w:cs="Arial"/>
          <w:color w:val="000000" w:themeColor="text1"/>
          <w:sz w:val="24"/>
          <w:szCs w:val="24"/>
        </w:rPr>
        <w:t>fcost</w:t>
      </w:r>
      <w:proofErr w:type="spellEnd"/>
      <w:r w:rsidRPr="00C3217A">
        <w:rPr>
          <w:rFonts w:ascii="Arial" w:hAnsi="Arial" w:cs="Arial"/>
          <w:color w:val="000000" w:themeColor="text1"/>
          <w:sz w:val="24"/>
          <w:szCs w:val="24"/>
        </w:rPr>
        <w:t>;</w:t>
      </w:r>
    </w:p>
    <w:p w14:paraId="40F6E9C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insert(</w:t>
      </w:r>
      <w:proofErr w:type="gramEnd"/>
      <w:r w:rsidRPr="00C3217A">
        <w:rPr>
          <w:rFonts w:ascii="Arial" w:hAnsi="Arial" w:cs="Arial"/>
          <w:color w:val="000000" w:themeColor="text1"/>
          <w:sz w:val="24"/>
          <w:szCs w:val="24"/>
        </w:rPr>
        <w:t>city1,city2,fcost);</w:t>
      </w:r>
    </w:p>
    <w:p w14:paraId="5B748CB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147B64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5729960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else</w:t>
      </w:r>
    </w:p>
    <w:p w14:paraId="716DF75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22B5B7AB"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for(</w:t>
      </w:r>
      <w:proofErr w:type="spellStart"/>
      <w:proofErr w:type="gramEnd"/>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i=0;i&lt;</w:t>
      </w:r>
      <w:proofErr w:type="spellStart"/>
      <w:r w:rsidRPr="00C3217A">
        <w:rPr>
          <w:rFonts w:ascii="Arial" w:hAnsi="Arial" w:cs="Arial"/>
          <w:color w:val="000000" w:themeColor="text1"/>
          <w:sz w:val="24"/>
          <w:szCs w:val="24"/>
        </w:rPr>
        <w:t>flight;i</w:t>
      </w:r>
      <w:proofErr w:type="spellEnd"/>
      <w:r w:rsidRPr="00C3217A">
        <w:rPr>
          <w:rFonts w:ascii="Arial" w:hAnsi="Arial" w:cs="Arial"/>
          <w:color w:val="000000" w:themeColor="text1"/>
          <w:sz w:val="24"/>
          <w:szCs w:val="24"/>
        </w:rPr>
        <w:t>++)</w:t>
      </w:r>
    </w:p>
    <w:p w14:paraId="3053DB7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1C17FF0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nEnter</w:t>
      </w:r>
      <w:proofErr w:type="spellEnd"/>
      <w:r w:rsidRPr="00C3217A">
        <w:rPr>
          <w:rFonts w:ascii="Arial" w:hAnsi="Arial" w:cs="Arial"/>
          <w:color w:val="000000" w:themeColor="text1"/>
          <w:sz w:val="24"/>
          <w:szCs w:val="24"/>
        </w:rPr>
        <w:t xml:space="preserve"> Source:";</w:t>
      </w:r>
    </w:p>
    <w:p w14:paraId="5F9EDD3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&gt;&gt;city1;</w:t>
      </w:r>
    </w:p>
    <w:p w14:paraId="6C98AF7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&lt;&lt;"Enter Destination:";</w:t>
      </w:r>
    </w:p>
    <w:p w14:paraId="38903C1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&gt;&gt;city2;</w:t>
      </w:r>
    </w:p>
    <w:p w14:paraId="105D88A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&lt;&lt;"Enter Time:";</w:t>
      </w:r>
    </w:p>
    <w:p w14:paraId="6F4F7F9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w:t>
      </w:r>
      <w:proofErr w:type="spellStart"/>
      <w:r w:rsidRPr="00C3217A">
        <w:rPr>
          <w:rFonts w:ascii="Arial" w:hAnsi="Arial" w:cs="Arial"/>
          <w:color w:val="000000" w:themeColor="text1"/>
          <w:sz w:val="24"/>
          <w:szCs w:val="24"/>
        </w:rPr>
        <w:t>fcost</w:t>
      </w:r>
      <w:proofErr w:type="spellEnd"/>
      <w:r w:rsidRPr="00C3217A">
        <w:rPr>
          <w:rFonts w:ascii="Arial" w:hAnsi="Arial" w:cs="Arial"/>
          <w:color w:val="000000" w:themeColor="text1"/>
          <w:sz w:val="24"/>
          <w:szCs w:val="24"/>
        </w:rPr>
        <w:t>;</w:t>
      </w:r>
    </w:p>
    <w:p w14:paraId="57DFEF9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proofErr w:type="gramStart"/>
      <w:r w:rsidRPr="00C3217A">
        <w:rPr>
          <w:rFonts w:ascii="Arial" w:hAnsi="Arial" w:cs="Arial"/>
          <w:color w:val="000000" w:themeColor="text1"/>
          <w:sz w:val="24"/>
          <w:szCs w:val="24"/>
        </w:rPr>
        <w:t>insertUndirected</w:t>
      </w:r>
      <w:proofErr w:type="spellEnd"/>
      <w:r w:rsidRPr="00C3217A">
        <w:rPr>
          <w:rFonts w:ascii="Arial" w:hAnsi="Arial" w:cs="Arial"/>
          <w:color w:val="000000" w:themeColor="text1"/>
          <w:sz w:val="24"/>
          <w:szCs w:val="24"/>
        </w:rPr>
        <w:t>(</w:t>
      </w:r>
      <w:proofErr w:type="gramEnd"/>
      <w:r w:rsidRPr="00C3217A">
        <w:rPr>
          <w:rFonts w:ascii="Arial" w:hAnsi="Arial" w:cs="Arial"/>
          <w:color w:val="000000" w:themeColor="text1"/>
          <w:sz w:val="24"/>
          <w:szCs w:val="24"/>
        </w:rPr>
        <w:t>city1,city2,fcost);</w:t>
      </w:r>
    </w:p>
    <w:p w14:paraId="44F8802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ninserted</w:t>
      </w:r>
      <w:proofErr w:type="spellEnd"/>
      <w:r w:rsidRPr="00C3217A">
        <w:rPr>
          <w:rFonts w:ascii="Arial" w:hAnsi="Arial" w:cs="Arial"/>
          <w:color w:val="000000" w:themeColor="text1"/>
          <w:sz w:val="24"/>
          <w:szCs w:val="24"/>
        </w:rPr>
        <w:t>"&lt;&lt;i+1;</w:t>
      </w:r>
    </w:p>
    <w:p w14:paraId="0C59266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5322BC7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76A42D6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136E3637" w14:textId="77777777" w:rsidR="00D7431D" w:rsidRPr="00C3217A" w:rsidRDefault="00D7431D" w:rsidP="00D7431D">
      <w:pPr>
        <w:spacing w:line="240" w:lineRule="auto"/>
        <w:rPr>
          <w:rFonts w:ascii="Arial" w:hAnsi="Arial" w:cs="Arial"/>
          <w:color w:val="000000" w:themeColor="text1"/>
          <w:sz w:val="24"/>
          <w:szCs w:val="24"/>
        </w:rPr>
      </w:pPr>
      <w:proofErr w:type="gramStart"/>
      <w:r w:rsidRPr="00C3217A">
        <w:rPr>
          <w:rFonts w:ascii="Arial" w:hAnsi="Arial" w:cs="Arial"/>
          <w:color w:val="000000" w:themeColor="text1"/>
          <w:sz w:val="24"/>
          <w:szCs w:val="24"/>
        </w:rPr>
        <w:t>int</w:t>
      </w:r>
      <w:proofErr w:type="gramEnd"/>
      <w:r w:rsidRPr="00C3217A">
        <w:rPr>
          <w:rFonts w:ascii="Arial" w:hAnsi="Arial" w:cs="Arial"/>
          <w:color w:val="000000" w:themeColor="text1"/>
          <w:sz w:val="24"/>
          <w:szCs w:val="24"/>
        </w:rPr>
        <w:t xml:space="preserve"> main() {</w:t>
      </w:r>
    </w:p>
    <w:p w14:paraId="06228A3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proofErr w:type="gramStart"/>
      <w:r w:rsidRPr="00C3217A">
        <w:rPr>
          <w:rFonts w:ascii="Arial" w:hAnsi="Arial" w:cs="Arial"/>
          <w:color w:val="000000" w:themeColor="text1"/>
          <w:sz w:val="24"/>
          <w:szCs w:val="24"/>
        </w:rPr>
        <w:t>int</w:t>
      </w:r>
      <w:proofErr w:type="spellEnd"/>
      <w:proofErr w:type="gram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number,choice</w:t>
      </w:r>
      <w:proofErr w:type="spellEnd"/>
      <w:r w:rsidRPr="00C3217A">
        <w:rPr>
          <w:rFonts w:ascii="Arial" w:hAnsi="Arial" w:cs="Arial"/>
          <w:color w:val="000000" w:themeColor="text1"/>
          <w:sz w:val="24"/>
          <w:szCs w:val="24"/>
        </w:rPr>
        <w:t>;</w:t>
      </w:r>
    </w:p>
    <w:p w14:paraId="761D163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int</w:t>
      </w:r>
      <w:proofErr w:type="spellEnd"/>
      <w:r w:rsidRPr="00C3217A">
        <w:rPr>
          <w:rFonts w:ascii="Arial" w:hAnsi="Arial" w:cs="Arial"/>
          <w:color w:val="000000" w:themeColor="text1"/>
          <w:sz w:val="24"/>
          <w:szCs w:val="24"/>
        </w:rPr>
        <w:t xml:space="preserve"> </w:t>
      </w:r>
      <w:proofErr w:type="spellStart"/>
      <w:r w:rsidRPr="00C3217A">
        <w:rPr>
          <w:rFonts w:ascii="Arial" w:hAnsi="Arial" w:cs="Arial"/>
          <w:color w:val="000000" w:themeColor="text1"/>
          <w:sz w:val="24"/>
          <w:szCs w:val="24"/>
        </w:rPr>
        <w:t>graphype</w:t>
      </w:r>
      <w:proofErr w:type="spellEnd"/>
      <w:r w:rsidRPr="00C3217A">
        <w:rPr>
          <w:rFonts w:ascii="Arial" w:hAnsi="Arial" w:cs="Arial"/>
          <w:color w:val="000000" w:themeColor="text1"/>
          <w:sz w:val="24"/>
          <w:szCs w:val="24"/>
        </w:rPr>
        <w:t>;</w:t>
      </w:r>
    </w:p>
    <w:p w14:paraId="54EA9C6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&lt;&lt;"-------INDIA AIRLINES PVT LTD--------"</w:t>
      </w:r>
    </w:p>
    <w:p w14:paraId="477E82C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&lt;&lt;"\n0. Undirected\n1.Directed\</w:t>
      </w:r>
      <w:proofErr w:type="spellStart"/>
      <w:r w:rsidRPr="00C3217A">
        <w:rPr>
          <w:rFonts w:ascii="Arial" w:hAnsi="Arial" w:cs="Arial"/>
          <w:color w:val="000000" w:themeColor="text1"/>
          <w:sz w:val="24"/>
          <w:szCs w:val="24"/>
        </w:rPr>
        <w:t>nEnter</w:t>
      </w:r>
      <w:proofErr w:type="spellEnd"/>
      <w:r w:rsidRPr="00C3217A">
        <w:rPr>
          <w:rFonts w:ascii="Arial" w:hAnsi="Arial" w:cs="Arial"/>
          <w:color w:val="000000" w:themeColor="text1"/>
          <w:sz w:val="24"/>
          <w:szCs w:val="24"/>
        </w:rPr>
        <w:t xml:space="preserve"> Flight data Insertion Type:";</w:t>
      </w:r>
    </w:p>
    <w:p w14:paraId="5B6B7C4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w:t>
      </w:r>
      <w:proofErr w:type="spellStart"/>
      <w:r w:rsidRPr="00C3217A">
        <w:rPr>
          <w:rFonts w:ascii="Arial" w:hAnsi="Arial" w:cs="Arial"/>
          <w:color w:val="000000" w:themeColor="text1"/>
          <w:sz w:val="24"/>
          <w:szCs w:val="24"/>
        </w:rPr>
        <w:t>graphype</w:t>
      </w:r>
      <w:proofErr w:type="spellEnd"/>
      <w:r w:rsidRPr="00C3217A">
        <w:rPr>
          <w:rFonts w:ascii="Arial" w:hAnsi="Arial" w:cs="Arial"/>
          <w:color w:val="000000" w:themeColor="text1"/>
          <w:sz w:val="24"/>
          <w:szCs w:val="24"/>
        </w:rPr>
        <w:t>;</w:t>
      </w:r>
    </w:p>
    <w:p w14:paraId="458ACEC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nENter</w:t>
      </w:r>
      <w:proofErr w:type="spellEnd"/>
      <w:r w:rsidRPr="00C3217A">
        <w:rPr>
          <w:rFonts w:ascii="Arial" w:hAnsi="Arial" w:cs="Arial"/>
          <w:color w:val="000000" w:themeColor="text1"/>
          <w:sz w:val="24"/>
          <w:szCs w:val="24"/>
        </w:rPr>
        <w:t xml:space="preserve"> Number of Airport Stations:";</w:t>
      </w:r>
    </w:p>
    <w:p w14:paraId="792AE00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&gt;&gt;number;</w:t>
      </w:r>
    </w:p>
    <w:p w14:paraId="7CE29BC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graph g1(number);</w:t>
      </w:r>
    </w:p>
    <w:p w14:paraId="1C7E222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g1.readdata(</w:t>
      </w:r>
      <w:proofErr w:type="spellStart"/>
      <w:proofErr w:type="gramEnd"/>
      <w:r w:rsidRPr="00C3217A">
        <w:rPr>
          <w:rFonts w:ascii="Arial" w:hAnsi="Arial" w:cs="Arial"/>
          <w:color w:val="000000" w:themeColor="text1"/>
          <w:sz w:val="24"/>
          <w:szCs w:val="24"/>
        </w:rPr>
        <w:t>graphype</w:t>
      </w:r>
      <w:proofErr w:type="spellEnd"/>
      <w:r w:rsidRPr="00C3217A">
        <w:rPr>
          <w:rFonts w:ascii="Arial" w:hAnsi="Arial" w:cs="Arial"/>
          <w:color w:val="000000" w:themeColor="text1"/>
          <w:sz w:val="24"/>
          <w:szCs w:val="24"/>
        </w:rPr>
        <w:t>);</w:t>
      </w:r>
    </w:p>
    <w:p w14:paraId="2DF08FA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do</w:t>
      </w:r>
    </w:p>
    <w:p w14:paraId="00C2D11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w:t>
      </w:r>
    </w:p>
    <w:p w14:paraId="4CDBD1F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 Menu --------"</w:t>
      </w:r>
    </w:p>
    <w:p w14:paraId="2811F70D"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 xml:space="preserve">&lt;&lt;"\n1.Incoming </w:t>
      </w:r>
      <w:proofErr w:type="gramStart"/>
      <w:r w:rsidRPr="00C3217A">
        <w:rPr>
          <w:rFonts w:ascii="Arial" w:hAnsi="Arial" w:cs="Arial"/>
          <w:color w:val="000000" w:themeColor="text1"/>
          <w:sz w:val="24"/>
          <w:szCs w:val="24"/>
        </w:rPr>
        <w:t>Flights(</w:t>
      </w:r>
      <w:proofErr w:type="gramEnd"/>
      <w:r w:rsidRPr="00C3217A">
        <w:rPr>
          <w:rFonts w:ascii="Arial" w:hAnsi="Arial" w:cs="Arial"/>
          <w:color w:val="000000" w:themeColor="text1"/>
          <w:sz w:val="24"/>
          <w:szCs w:val="24"/>
        </w:rPr>
        <w:t>In degree)"</w:t>
      </w:r>
    </w:p>
    <w:p w14:paraId="543F6D4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 xml:space="preserve">&lt;&lt;"\n2.Outgoing </w:t>
      </w:r>
      <w:proofErr w:type="gramStart"/>
      <w:r w:rsidRPr="00C3217A">
        <w:rPr>
          <w:rFonts w:ascii="Arial" w:hAnsi="Arial" w:cs="Arial"/>
          <w:color w:val="000000" w:themeColor="text1"/>
          <w:sz w:val="24"/>
          <w:szCs w:val="24"/>
        </w:rPr>
        <w:t>Flights(</w:t>
      </w:r>
      <w:proofErr w:type="gramEnd"/>
      <w:r w:rsidRPr="00C3217A">
        <w:rPr>
          <w:rFonts w:ascii="Arial" w:hAnsi="Arial" w:cs="Arial"/>
          <w:color w:val="000000" w:themeColor="text1"/>
          <w:sz w:val="24"/>
          <w:szCs w:val="24"/>
        </w:rPr>
        <w:t>Out degree)"</w:t>
      </w:r>
    </w:p>
    <w:p w14:paraId="204F7E6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lastRenderedPageBreak/>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&lt;&lt;"\n3.DFS"</w:t>
      </w:r>
    </w:p>
    <w:p w14:paraId="24B01D5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&lt;&lt;"\n4.BFS"</w:t>
      </w:r>
    </w:p>
    <w:p w14:paraId="13616A3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&lt;&lt;"\n5.Exit"</w:t>
      </w:r>
    </w:p>
    <w:p w14:paraId="1B35A0B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&lt;&lt;"\</w:t>
      </w:r>
      <w:proofErr w:type="spellStart"/>
      <w:r w:rsidRPr="00C3217A">
        <w:rPr>
          <w:rFonts w:ascii="Arial" w:hAnsi="Arial" w:cs="Arial"/>
          <w:color w:val="000000" w:themeColor="text1"/>
          <w:sz w:val="24"/>
          <w:szCs w:val="24"/>
        </w:rPr>
        <w:t>nEnter</w:t>
      </w:r>
      <w:proofErr w:type="spellEnd"/>
      <w:r w:rsidRPr="00C3217A">
        <w:rPr>
          <w:rFonts w:ascii="Arial" w:hAnsi="Arial" w:cs="Arial"/>
          <w:color w:val="000000" w:themeColor="text1"/>
          <w:sz w:val="24"/>
          <w:szCs w:val="24"/>
        </w:rPr>
        <w:t xml:space="preserve"> your choice: ";</w:t>
      </w:r>
    </w:p>
    <w:p w14:paraId="7364792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cin</w:t>
      </w:r>
      <w:proofErr w:type="spellEnd"/>
      <w:r w:rsidRPr="00C3217A">
        <w:rPr>
          <w:rFonts w:ascii="Arial" w:hAnsi="Arial" w:cs="Arial"/>
          <w:color w:val="000000" w:themeColor="text1"/>
          <w:sz w:val="24"/>
          <w:szCs w:val="24"/>
        </w:rPr>
        <w:t>&gt;&gt;choice;</w:t>
      </w:r>
    </w:p>
    <w:p w14:paraId="7088CF17"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switch(choice)</w:t>
      </w:r>
    </w:p>
    <w:p w14:paraId="4B7DA45C"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2E1732C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case 1:</w:t>
      </w:r>
    </w:p>
    <w:p w14:paraId="4B035EC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 xml:space="preserve"> &lt;&lt;"" &lt;&lt; </w:t>
      </w:r>
      <w:proofErr w:type="spellStart"/>
      <w:r w:rsidRPr="00C3217A">
        <w:rPr>
          <w:rFonts w:ascii="Arial" w:hAnsi="Arial" w:cs="Arial"/>
          <w:color w:val="000000" w:themeColor="text1"/>
          <w:sz w:val="24"/>
          <w:szCs w:val="24"/>
        </w:rPr>
        <w:t>endl</w:t>
      </w:r>
      <w:proofErr w:type="spellEnd"/>
      <w:r w:rsidRPr="00C3217A">
        <w:rPr>
          <w:rFonts w:ascii="Arial" w:hAnsi="Arial" w:cs="Arial"/>
          <w:color w:val="000000" w:themeColor="text1"/>
          <w:sz w:val="24"/>
          <w:szCs w:val="24"/>
        </w:rPr>
        <w:t>;</w:t>
      </w:r>
    </w:p>
    <w:p w14:paraId="5B57960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g1.inFlights(</w:t>
      </w:r>
      <w:proofErr w:type="gramEnd"/>
      <w:r w:rsidRPr="00C3217A">
        <w:rPr>
          <w:rFonts w:ascii="Arial" w:hAnsi="Arial" w:cs="Arial"/>
          <w:color w:val="000000" w:themeColor="text1"/>
          <w:sz w:val="24"/>
          <w:szCs w:val="24"/>
        </w:rPr>
        <w:t>);</w:t>
      </w:r>
    </w:p>
    <w:p w14:paraId="4A23DBB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break;</w:t>
      </w:r>
    </w:p>
    <w:p w14:paraId="5CB1E74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case 2:</w:t>
      </w:r>
    </w:p>
    <w:p w14:paraId="3001A3A6"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g1.outFlights(</w:t>
      </w:r>
      <w:proofErr w:type="gramEnd"/>
      <w:r w:rsidRPr="00C3217A">
        <w:rPr>
          <w:rFonts w:ascii="Arial" w:hAnsi="Arial" w:cs="Arial"/>
          <w:color w:val="000000" w:themeColor="text1"/>
          <w:sz w:val="24"/>
          <w:szCs w:val="24"/>
        </w:rPr>
        <w:t>);</w:t>
      </w:r>
    </w:p>
    <w:p w14:paraId="49EFD48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break;</w:t>
      </w:r>
    </w:p>
    <w:p w14:paraId="10B8DB8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case 3:</w:t>
      </w:r>
    </w:p>
    <w:p w14:paraId="1ECA31B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g1.dfsTraversal(</w:t>
      </w:r>
      <w:proofErr w:type="gramEnd"/>
      <w:r w:rsidRPr="00C3217A">
        <w:rPr>
          <w:rFonts w:ascii="Arial" w:hAnsi="Arial" w:cs="Arial"/>
          <w:color w:val="000000" w:themeColor="text1"/>
          <w:sz w:val="24"/>
          <w:szCs w:val="24"/>
        </w:rPr>
        <w:t>);</w:t>
      </w:r>
    </w:p>
    <w:p w14:paraId="4DE12BD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break;</w:t>
      </w:r>
    </w:p>
    <w:p w14:paraId="525CB1F3"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case 4:</w:t>
      </w:r>
    </w:p>
    <w:p w14:paraId="492389FF"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g1.BFS(</w:t>
      </w:r>
      <w:proofErr w:type="gramEnd"/>
      <w:r w:rsidRPr="00C3217A">
        <w:rPr>
          <w:rFonts w:ascii="Arial" w:hAnsi="Arial" w:cs="Arial"/>
          <w:color w:val="000000" w:themeColor="text1"/>
          <w:sz w:val="24"/>
          <w:szCs w:val="24"/>
        </w:rPr>
        <w:t>);</w:t>
      </w:r>
    </w:p>
    <w:p w14:paraId="7371E9DA"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t>break;</w:t>
      </w:r>
    </w:p>
    <w:p w14:paraId="742557D0"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default:</w:t>
      </w:r>
    </w:p>
    <w:p w14:paraId="57A6BE12"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r>
      <w:r w:rsidRPr="00C3217A">
        <w:rPr>
          <w:rFonts w:ascii="Arial" w:hAnsi="Arial" w:cs="Arial"/>
          <w:color w:val="000000" w:themeColor="text1"/>
          <w:sz w:val="24"/>
          <w:szCs w:val="24"/>
        </w:rPr>
        <w:tab/>
      </w:r>
      <w:proofErr w:type="spellStart"/>
      <w:r w:rsidRPr="00C3217A">
        <w:rPr>
          <w:rFonts w:ascii="Arial" w:hAnsi="Arial" w:cs="Arial"/>
          <w:color w:val="000000" w:themeColor="text1"/>
          <w:sz w:val="24"/>
          <w:szCs w:val="24"/>
        </w:rPr>
        <w:t>cout</w:t>
      </w:r>
      <w:proofErr w:type="spellEnd"/>
      <w:r w:rsidRPr="00C3217A">
        <w:rPr>
          <w:rFonts w:ascii="Arial" w:hAnsi="Arial" w:cs="Arial"/>
          <w:color w:val="000000" w:themeColor="text1"/>
          <w:sz w:val="24"/>
          <w:szCs w:val="24"/>
        </w:rPr>
        <w:t>&lt;&lt;"\</w:t>
      </w:r>
      <w:proofErr w:type="spellStart"/>
      <w:r w:rsidRPr="00C3217A">
        <w:rPr>
          <w:rFonts w:ascii="Arial" w:hAnsi="Arial" w:cs="Arial"/>
          <w:color w:val="000000" w:themeColor="text1"/>
          <w:sz w:val="24"/>
          <w:szCs w:val="24"/>
        </w:rPr>
        <w:t>nWrong</w:t>
      </w:r>
      <w:proofErr w:type="spellEnd"/>
      <w:r w:rsidRPr="00C3217A">
        <w:rPr>
          <w:rFonts w:ascii="Arial" w:hAnsi="Arial" w:cs="Arial"/>
          <w:color w:val="000000" w:themeColor="text1"/>
          <w:sz w:val="24"/>
          <w:szCs w:val="24"/>
        </w:rPr>
        <w:t xml:space="preserve"> Choice";</w:t>
      </w:r>
    </w:p>
    <w:p w14:paraId="32D6ADF4"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r w:rsidRPr="00C3217A">
        <w:rPr>
          <w:rFonts w:ascii="Arial" w:hAnsi="Arial" w:cs="Arial"/>
          <w:color w:val="000000" w:themeColor="text1"/>
          <w:sz w:val="24"/>
          <w:szCs w:val="24"/>
        </w:rPr>
        <w:tab/>
        <w:t>}</w:t>
      </w:r>
    </w:p>
    <w:p w14:paraId="70DC3551"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r>
      <w:proofErr w:type="gramStart"/>
      <w:r w:rsidRPr="00C3217A">
        <w:rPr>
          <w:rFonts w:ascii="Arial" w:hAnsi="Arial" w:cs="Arial"/>
          <w:color w:val="000000" w:themeColor="text1"/>
          <w:sz w:val="24"/>
          <w:szCs w:val="24"/>
        </w:rPr>
        <w:t>}while</w:t>
      </w:r>
      <w:proofErr w:type="gramEnd"/>
      <w:r w:rsidRPr="00C3217A">
        <w:rPr>
          <w:rFonts w:ascii="Arial" w:hAnsi="Arial" w:cs="Arial"/>
          <w:color w:val="000000" w:themeColor="text1"/>
          <w:sz w:val="24"/>
          <w:szCs w:val="24"/>
        </w:rPr>
        <w:t>(choice!=5);</w:t>
      </w:r>
    </w:p>
    <w:p w14:paraId="4AF64FCC" w14:textId="77777777" w:rsidR="00D7431D" w:rsidRPr="00C3217A" w:rsidRDefault="00D7431D" w:rsidP="00D7431D">
      <w:pPr>
        <w:spacing w:line="240" w:lineRule="auto"/>
        <w:rPr>
          <w:rFonts w:ascii="Arial" w:hAnsi="Arial" w:cs="Arial"/>
          <w:color w:val="000000" w:themeColor="text1"/>
          <w:sz w:val="24"/>
          <w:szCs w:val="24"/>
        </w:rPr>
      </w:pPr>
    </w:p>
    <w:p w14:paraId="66602A30" w14:textId="77777777" w:rsidR="00D7431D" w:rsidRPr="00C3217A" w:rsidRDefault="00D7431D" w:rsidP="00D7431D">
      <w:pPr>
        <w:spacing w:line="240" w:lineRule="auto"/>
        <w:rPr>
          <w:rFonts w:ascii="Arial" w:hAnsi="Arial" w:cs="Arial"/>
          <w:color w:val="000000" w:themeColor="text1"/>
          <w:sz w:val="24"/>
          <w:szCs w:val="24"/>
        </w:rPr>
      </w:pPr>
    </w:p>
    <w:p w14:paraId="123F4E8E"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ab/>
        <w:t>return 0;</w:t>
      </w:r>
    </w:p>
    <w:p w14:paraId="21B54C45" w14:textId="77777777" w:rsidR="00D7431D" w:rsidRPr="00C3217A" w:rsidRDefault="00D7431D" w:rsidP="00D7431D">
      <w:pPr>
        <w:spacing w:line="240" w:lineRule="auto"/>
        <w:rPr>
          <w:rFonts w:ascii="Arial" w:hAnsi="Arial" w:cs="Arial"/>
          <w:color w:val="000000" w:themeColor="text1"/>
          <w:sz w:val="24"/>
          <w:szCs w:val="24"/>
        </w:rPr>
      </w:pPr>
      <w:r w:rsidRPr="00C3217A">
        <w:rPr>
          <w:rFonts w:ascii="Arial" w:hAnsi="Arial" w:cs="Arial"/>
          <w:color w:val="000000" w:themeColor="text1"/>
          <w:sz w:val="24"/>
          <w:szCs w:val="24"/>
        </w:rPr>
        <w:t>}</w:t>
      </w:r>
    </w:p>
    <w:p w14:paraId="433BACC3" w14:textId="77777777" w:rsidR="00D7431D" w:rsidRPr="00C3217A" w:rsidRDefault="00D7431D" w:rsidP="00D7431D">
      <w:pPr>
        <w:rPr>
          <w:rFonts w:ascii="Arial" w:hAnsi="Arial" w:cs="Arial"/>
          <w:b/>
          <w:bCs/>
          <w:color w:val="000000" w:themeColor="text1"/>
          <w:sz w:val="32"/>
          <w:szCs w:val="32"/>
          <w:u w:val="single"/>
        </w:rPr>
      </w:pPr>
    </w:p>
    <w:p w14:paraId="635F896F" w14:textId="77777777" w:rsidR="00D7431D" w:rsidRPr="00C3217A" w:rsidRDefault="00D7431D" w:rsidP="00D7431D">
      <w:pPr>
        <w:rPr>
          <w:rFonts w:ascii="Arial" w:hAnsi="Arial" w:cs="Arial"/>
          <w:b/>
          <w:bCs/>
          <w:color w:val="000000" w:themeColor="text1"/>
          <w:sz w:val="32"/>
          <w:szCs w:val="32"/>
          <w:u w:val="single"/>
        </w:rPr>
      </w:pPr>
      <w:r w:rsidRPr="00C3217A">
        <w:rPr>
          <w:rFonts w:ascii="Arial" w:hAnsi="Arial" w:cs="Arial"/>
          <w:b/>
          <w:bCs/>
          <w:color w:val="000000" w:themeColor="text1"/>
          <w:sz w:val="32"/>
          <w:szCs w:val="32"/>
          <w:u w:val="single"/>
        </w:rPr>
        <w:t>Output Screenshots:-</w:t>
      </w:r>
    </w:p>
    <w:p w14:paraId="632843EF" w14:textId="77777777" w:rsidR="00D7431D" w:rsidRPr="00C3217A" w:rsidRDefault="00D7431D" w:rsidP="00D7431D">
      <w:pPr>
        <w:rPr>
          <w:rFonts w:ascii="Arial" w:hAnsi="Arial" w:cs="Arial"/>
          <w:color w:val="000000" w:themeColor="text1"/>
        </w:rPr>
      </w:pPr>
      <w:r w:rsidRPr="00C3217A">
        <w:rPr>
          <w:rFonts w:ascii="Arial" w:hAnsi="Arial" w:cs="Arial"/>
          <w:noProof/>
          <w:color w:val="000000" w:themeColor="text1"/>
          <w:lang w:bidi="mr-IN"/>
        </w:rPr>
        <w:drawing>
          <wp:inline distT="0" distB="0" distL="0" distR="0" wp14:anchorId="109D7A02" wp14:editId="045E665D">
            <wp:extent cx="5943600" cy="334164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1AC31526" w14:textId="77777777" w:rsidR="00D7431D" w:rsidRPr="00C3217A" w:rsidRDefault="00D7431D" w:rsidP="00D7431D">
      <w:pPr>
        <w:rPr>
          <w:rFonts w:ascii="Arial" w:hAnsi="Arial" w:cs="Arial"/>
          <w:color w:val="000000" w:themeColor="text1"/>
        </w:rPr>
      </w:pPr>
      <w:r w:rsidRPr="00C3217A">
        <w:rPr>
          <w:rFonts w:ascii="Arial" w:hAnsi="Arial" w:cs="Arial"/>
          <w:noProof/>
          <w:color w:val="000000" w:themeColor="text1"/>
          <w:lang w:bidi="mr-IN"/>
        </w:rPr>
        <w:drawing>
          <wp:inline distT="0" distB="0" distL="0" distR="0" wp14:anchorId="3489A3C6" wp14:editId="1F5CC04B">
            <wp:extent cx="5943600" cy="334164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490F06CE" w14:textId="77777777" w:rsidR="00D7431D" w:rsidRPr="00C3217A" w:rsidRDefault="00D7431D" w:rsidP="00D7431D">
      <w:pPr>
        <w:rPr>
          <w:rFonts w:ascii="Arial" w:hAnsi="Arial" w:cs="Arial"/>
          <w:color w:val="000000" w:themeColor="text1"/>
        </w:rPr>
      </w:pPr>
      <w:r w:rsidRPr="00C3217A">
        <w:rPr>
          <w:rFonts w:ascii="Arial" w:hAnsi="Arial" w:cs="Arial"/>
          <w:noProof/>
          <w:color w:val="000000" w:themeColor="text1"/>
          <w:lang w:bidi="mr-IN"/>
        </w:rPr>
        <w:lastRenderedPageBreak/>
        <w:drawing>
          <wp:inline distT="0" distB="0" distL="0" distR="0" wp14:anchorId="4449BD29" wp14:editId="5BEAA569">
            <wp:extent cx="5943600" cy="334164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6084E8EC" w14:textId="77777777" w:rsidR="00D7431D" w:rsidRPr="00C3217A" w:rsidRDefault="00D7431D" w:rsidP="00D7431D">
      <w:pPr>
        <w:rPr>
          <w:rFonts w:ascii="Arial" w:hAnsi="Arial" w:cs="Arial"/>
          <w:color w:val="000000" w:themeColor="text1"/>
        </w:rPr>
      </w:pPr>
    </w:p>
    <w:p w14:paraId="65E888A3" w14:textId="77777777" w:rsidR="00D7431D" w:rsidRPr="00C3217A" w:rsidRDefault="00D7431D" w:rsidP="00D7431D">
      <w:pPr>
        <w:rPr>
          <w:rFonts w:ascii="Arial" w:hAnsi="Arial" w:cs="Arial"/>
          <w:color w:val="000000" w:themeColor="text1"/>
        </w:rPr>
      </w:pPr>
      <w:r w:rsidRPr="00C3217A">
        <w:rPr>
          <w:rFonts w:ascii="Arial" w:hAnsi="Arial" w:cs="Arial"/>
          <w:b/>
          <w:bCs/>
          <w:color w:val="000000" w:themeColor="text1"/>
          <w:sz w:val="32"/>
          <w:szCs w:val="32"/>
          <w:u w:val="single"/>
        </w:rPr>
        <w:t>Conclusion</w:t>
      </w:r>
      <w:proofErr w:type="gramStart"/>
      <w:r w:rsidRPr="00C3217A">
        <w:rPr>
          <w:rFonts w:ascii="Arial" w:hAnsi="Arial" w:cs="Arial"/>
          <w:b/>
          <w:bCs/>
          <w:color w:val="000000" w:themeColor="text1"/>
          <w:sz w:val="32"/>
          <w:szCs w:val="32"/>
          <w:u w:val="single"/>
        </w:rPr>
        <w:t>:-</w:t>
      </w:r>
      <w:proofErr w:type="gramEnd"/>
      <w:r w:rsidRPr="00C3217A">
        <w:rPr>
          <w:rFonts w:ascii="Arial" w:hAnsi="Arial" w:cs="Arial"/>
          <w:b/>
          <w:bCs/>
          <w:color w:val="000000" w:themeColor="text1"/>
          <w:sz w:val="32"/>
          <w:szCs w:val="32"/>
          <w:u w:val="single"/>
        </w:rPr>
        <w:t xml:space="preserve"> </w:t>
      </w:r>
      <w:proofErr w:type="spellStart"/>
      <w:r w:rsidRPr="00C3217A">
        <w:rPr>
          <w:rFonts w:ascii="Arial" w:hAnsi="Arial" w:cs="Arial"/>
          <w:color w:val="000000" w:themeColor="text1"/>
          <w:sz w:val="24"/>
          <w:szCs w:val="24"/>
        </w:rPr>
        <w:t>Thus,we</w:t>
      </w:r>
      <w:proofErr w:type="spellEnd"/>
      <w:r w:rsidRPr="00C3217A">
        <w:rPr>
          <w:rFonts w:ascii="Arial" w:hAnsi="Arial" w:cs="Arial"/>
          <w:color w:val="000000" w:themeColor="text1"/>
          <w:sz w:val="24"/>
          <w:szCs w:val="24"/>
        </w:rPr>
        <w:t xml:space="preserve"> have studied adjacency graph representation.</w:t>
      </w:r>
    </w:p>
    <w:p w14:paraId="21C5781F" w14:textId="77777777" w:rsidR="00D7431D" w:rsidRPr="00D135A2" w:rsidRDefault="00D7431D" w:rsidP="00D7431D">
      <w:pPr>
        <w:spacing w:line="240" w:lineRule="auto"/>
        <w:jc w:val="center"/>
        <w:rPr>
          <w:rFonts w:ascii="Arial" w:hAnsi="Arial" w:cs="Arial"/>
          <w:b/>
          <w:bCs/>
          <w:color w:val="000000" w:themeColor="text1"/>
          <w:sz w:val="40"/>
          <w:szCs w:val="40"/>
          <w:u w:val="single"/>
        </w:rPr>
      </w:pPr>
      <w:r w:rsidRPr="00D135A2">
        <w:rPr>
          <w:rFonts w:ascii="Arial" w:hAnsi="Arial" w:cs="Arial"/>
          <w:b/>
          <w:bCs/>
          <w:color w:val="000000" w:themeColor="text1"/>
          <w:sz w:val="40"/>
          <w:szCs w:val="40"/>
          <w:u w:val="single"/>
        </w:rPr>
        <w:t>ASSIGNMENT NO.4.</w:t>
      </w:r>
    </w:p>
    <w:p w14:paraId="2F9E01F9" w14:textId="77777777" w:rsidR="00D7431D" w:rsidRPr="00D135A2" w:rsidRDefault="00D7431D" w:rsidP="00D7431D">
      <w:pPr>
        <w:pStyle w:val="Default"/>
        <w:rPr>
          <w:rFonts w:ascii="Arial" w:hAnsi="Arial" w:cs="Arial"/>
          <w:color w:val="000000" w:themeColor="text1"/>
        </w:rPr>
      </w:pPr>
      <w:proofErr w:type="gramStart"/>
      <w:r w:rsidRPr="00D135A2">
        <w:rPr>
          <w:rFonts w:ascii="Arial" w:hAnsi="Arial" w:cs="Arial"/>
          <w:b/>
          <w:bCs/>
          <w:color w:val="000000" w:themeColor="text1"/>
          <w:sz w:val="32"/>
          <w:szCs w:val="32"/>
          <w:u w:val="single"/>
        </w:rPr>
        <w:t>Aim :-</w:t>
      </w:r>
      <w:proofErr w:type="gramEnd"/>
      <w:r w:rsidRPr="00D135A2">
        <w:rPr>
          <w:rFonts w:ascii="Arial" w:hAnsi="Arial" w:cs="Arial"/>
          <w:color w:val="000000" w:themeColor="text1"/>
          <w:sz w:val="28"/>
          <w:szCs w:val="28"/>
          <w:u w:val="single"/>
        </w:rPr>
        <w:t xml:space="preserve"> </w:t>
      </w:r>
      <w:r w:rsidRPr="00D135A2">
        <w:rPr>
          <w:rFonts w:ascii="Arial" w:hAnsi="Arial" w:cs="Arial"/>
          <w:color w:val="000000" w:themeColor="text1"/>
        </w:rPr>
        <w:t xml:space="preserve"> For a weighted graph G, find the minimum spanning tree using Prims </w:t>
      </w:r>
      <w:r w:rsidRPr="00D135A2">
        <w:rPr>
          <w:rFonts w:ascii="Arial" w:hAnsi="Arial" w:cs="Arial"/>
          <w:color w:val="000000" w:themeColor="text1"/>
        </w:rPr>
        <w:tab/>
      </w:r>
      <w:r w:rsidRPr="00D135A2">
        <w:rPr>
          <w:rFonts w:ascii="Arial" w:hAnsi="Arial" w:cs="Arial"/>
          <w:color w:val="000000" w:themeColor="text1"/>
        </w:rPr>
        <w:tab/>
      </w:r>
      <w:r w:rsidRPr="00D135A2">
        <w:rPr>
          <w:rFonts w:ascii="Arial" w:hAnsi="Arial" w:cs="Arial"/>
          <w:color w:val="000000" w:themeColor="text1"/>
        </w:rPr>
        <w:tab/>
      </w:r>
      <w:r w:rsidRPr="00D135A2">
        <w:rPr>
          <w:rFonts w:ascii="Arial" w:hAnsi="Arial" w:cs="Arial"/>
          <w:color w:val="000000" w:themeColor="text1"/>
        </w:rPr>
        <w:tab/>
        <w:t>algorithm .</w:t>
      </w:r>
    </w:p>
    <w:p w14:paraId="5BBE7696" w14:textId="77777777" w:rsidR="00D7431D" w:rsidRPr="00D135A2" w:rsidRDefault="00D7431D" w:rsidP="00D7431D">
      <w:pPr>
        <w:spacing w:line="240" w:lineRule="auto"/>
        <w:rPr>
          <w:rFonts w:ascii="Arial" w:hAnsi="Arial" w:cs="Arial"/>
          <w:b/>
          <w:bCs/>
          <w:color w:val="000000" w:themeColor="text1"/>
          <w:sz w:val="32"/>
          <w:szCs w:val="32"/>
          <w:u w:val="single"/>
        </w:rPr>
      </w:pPr>
    </w:p>
    <w:p w14:paraId="34D83D1F" w14:textId="77777777" w:rsidR="00D7431D" w:rsidRPr="00D135A2" w:rsidRDefault="00D7431D" w:rsidP="00D7431D">
      <w:pPr>
        <w:spacing w:line="240" w:lineRule="auto"/>
        <w:rPr>
          <w:rFonts w:ascii="Arial" w:hAnsi="Arial" w:cs="Arial"/>
          <w:b/>
          <w:bCs/>
          <w:color w:val="000000" w:themeColor="text1"/>
          <w:sz w:val="32"/>
          <w:szCs w:val="32"/>
          <w:u w:val="single"/>
        </w:rPr>
      </w:pPr>
      <w:r w:rsidRPr="00D135A2">
        <w:rPr>
          <w:rFonts w:ascii="Arial" w:hAnsi="Arial" w:cs="Arial"/>
          <w:b/>
          <w:bCs/>
          <w:color w:val="000000" w:themeColor="text1"/>
          <w:sz w:val="32"/>
          <w:szCs w:val="32"/>
          <w:u w:val="single"/>
        </w:rPr>
        <w:t>Objective</w:t>
      </w:r>
      <w:proofErr w:type="gramStart"/>
      <w:r w:rsidRPr="00D135A2">
        <w:rPr>
          <w:rFonts w:ascii="Arial" w:hAnsi="Arial" w:cs="Arial"/>
          <w:b/>
          <w:bCs/>
          <w:color w:val="000000" w:themeColor="text1"/>
          <w:sz w:val="32"/>
          <w:szCs w:val="32"/>
          <w:u w:val="single"/>
        </w:rPr>
        <w:t>:-</w:t>
      </w:r>
      <w:proofErr w:type="gramEnd"/>
      <w:r w:rsidRPr="00D135A2">
        <w:rPr>
          <w:rFonts w:ascii="Arial" w:hAnsi="Arial" w:cs="Arial"/>
          <w:b/>
          <w:bCs/>
          <w:color w:val="000000" w:themeColor="text1"/>
          <w:sz w:val="32"/>
          <w:szCs w:val="32"/>
          <w:u w:val="single"/>
        </w:rPr>
        <w:t xml:space="preserve"> </w:t>
      </w:r>
      <w:r w:rsidRPr="00D135A2">
        <w:rPr>
          <w:rFonts w:ascii="Arial" w:hAnsi="Arial" w:cs="Arial"/>
          <w:color w:val="000000" w:themeColor="text1"/>
          <w:sz w:val="24"/>
          <w:szCs w:val="24"/>
        </w:rPr>
        <w:t>To study the prims algorithm.</w:t>
      </w:r>
      <w:r w:rsidRPr="00D135A2">
        <w:rPr>
          <w:rFonts w:ascii="Arial" w:hAnsi="Arial" w:cs="Arial"/>
          <w:b/>
          <w:bCs/>
          <w:color w:val="000000" w:themeColor="text1"/>
          <w:sz w:val="32"/>
          <w:szCs w:val="32"/>
          <w:u w:val="single"/>
        </w:rPr>
        <w:t xml:space="preserve"> </w:t>
      </w:r>
    </w:p>
    <w:p w14:paraId="66ADA5ED" w14:textId="77777777" w:rsidR="00D7431D" w:rsidRPr="00D135A2"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D135A2">
        <w:rPr>
          <w:rFonts w:ascii="Arial" w:hAnsi="Arial" w:cs="Arial"/>
          <w:b/>
          <w:bCs/>
          <w:color w:val="000000" w:themeColor="text1"/>
          <w:sz w:val="32"/>
          <w:szCs w:val="32"/>
          <w:u w:val="single"/>
        </w:rPr>
        <w:t>Theory:-</w:t>
      </w:r>
      <w:r w:rsidRPr="00D135A2">
        <w:rPr>
          <w:rFonts w:ascii="Arial" w:hAnsi="Arial" w:cs="Arial"/>
          <w:color w:val="000000" w:themeColor="text1"/>
        </w:rPr>
        <w:t xml:space="preserve"> </w:t>
      </w:r>
    </w:p>
    <w:p w14:paraId="2EC362DE" w14:textId="77777777" w:rsidR="00D7431D" w:rsidRPr="00D135A2" w:rsidRDefault="00D7431D" w:rsidP="00D7431D">
      <w:pPr>
        <w:pStyle w:val="NormalWeb"/>
        <w:shd w:val="clear" w:color="auto" w:fill="FFFFFF"/>
        <w:spacing w:before="0" w:beforeAutospacing="0" w:after="0" w:afterAutospacing="0"/>
        <w:textAlignment w:val="baseline"/>
        <w:rPr>
          <w:rStyle w:val="Emphasis"/>
          <w:rFonts w:ascii="Arial" w:hAnsi="Arial" w:cs="Arial"/>
          <w:i w:val="0"/>
          <w:iCs w:val="0"/>
          <w:color w:val="000000" w:themeColor="text1"/>
          <w:bdr w:val="none" w:sz="0" w:space="0" w:color="auto" w:frame="1"/>
        </w:rPr>
      </w:pPr>
      <w:r w:rsidRPr="00D135A2">
        <w:rPr>
          <w:rFonts w:ascii="Arial" w:hAnsi="Arial" w:cs="Arial"/>
          <w:color w:val="000000" w:themeColor="text1"/>
        </w:rPr>
        <w:tab/>
      </w:r>
      <w:r w:rsidRPr="00D135A2">
        <w:rPr>
          <w:rFonts w:ascii="Arial" w:hAnsi="Arial" w:cs="Arial"/>
          <w:color w:val="000000" w:themeColor="text1"/>
        </w:rPr>
        <w:tab/>
        <w:t>Prim’s algorithm is also a </w:t>
      </w:r>
      <w:hyperlink r:id="rId22" w:history="1">
        <w:r w:rsidRPr="00D135A2">
          <w:rPr>
            <w:rStyle w:val="Hyperlink"/>
            <w:rFonts w:ascii="Arial" w:hAnsi="Arial" w:cs="Arial"/>
            <w:color w:val="000000" w:themeColor="text1"/>
            <w:bdr w:val="none" w:sz="0" w:space="0" w:color="auto" w:frame="1"/>
          </w:rPr>
          <w:t>Greedy algorithm</w:t>
        </w:r>
      </w:hyperlink>
      <w:r w:rsidRPr="00D135A2">
        <w:rPr>
          <w:rFonts w:ascii="Arial" w:hAnsi="Arial" w:cs="Arial"/>
          <w:color w:val="000000" w:themeColor="text1"/>
        </w:rPr>
        <w:t xml:space="preserve">. It starts with an empty spanning tree. The idea is to maintain two sets of vertices. The first set contains the vertices already included in the </w:t>
      </w:r>
      <w:proofErr w:type="gramStart"/>
      <w:r w:rsidRPr="00D135A2">
        <w:rPr>
          <w:rFonts w:ascii="Arial" w:hAnsi="Arial" w:cs="Arial"/>
          <w:color w:val="000000" w:themeColor="text1"/>
        </w:rPr>
        <w:t>MST,</w:t>
      </w:r>
      <w:proofErr w:type="gramEnd"/>
      <w:r w:rsidRPr="00D135A2">
        <w:rPr>
          <w:rFonts w:ascii="Arial" w:hAnsi="Arial" w:cs="Arial"/>
          <w:color w:val="000000" w:themeColor="text1"/>
        </w:rPr>
        <w:t xml:space="preserve"> the other set contains the vertices not yet included. At every step, it considers all the edges that connect the two sets, and picks the minimum weight edge from these edges. After picking the edge, it moves the other endpoint of the edge to the set containing MST.</w:t>
      </w:r>
      <w:r w:rsidRPr="00D135A2">
        <w:rPr>
          <w:rFonts w:ascii="Arial" w:hAnsi="Arial" w:cs="Arial"/>
          <w:color w:val="000000" w:themeColor="text1"/>
        </w:rPr>
        <w:br/>
        <w:t>A group of edges that connects two set of vertices in a graph is called </w:t>
      </w:r>
      <w:hyperlink r:id="rId23" w:history="1">
        <w:r w:rsidRPr="00D135A2">
          <w:rPr>
            <w:rStyle w:val="Hyperlink"/>
            <w:rFonts w:ascii="Arial" w:hAnsi="Arial" w:cs="Arial"/>
            <w:color w:val="000000" w:themeColor="text1"/>
            <w:bdr w:val="none" w:sz="0" w:space="0" w:color="auto" w:frame="1"/>
          </w:rPr>
          <w:t>cut in graph theory</w:t>
        </w:r>
      </w:hyperlink>
      <w:r w:rsidRPr="00D135A2">
        <w:rPr>
          <w:rFonts w:ascii="Arial" w:hAnsi="Arial" w:cs="Arial"/>
          <w:color w:val="000000" w:themeColor="text1"/>
        </w:rPr>
        <w:t>. </w:t>
      </w:r>
      <w:r w:rsidRPr="00D135A2">
        <w:rPr>
          <w:rStyle w:val="Emphasis"/>
          <w:rFonts w:ascii="Arial" w:hAnsi="Arial" w:cs="Arial"/>
          <w:color w:val="000000" w:themeColor="text1"/>
          <w:bdr w:val="none" w:sz="0" w:space="0" w:color="auto" w:frame="1"/>
        </w:rPr>
        <w:t xml:space="preserve">So, at every step of Prim’s algorithm, we find a cut (of two sets, one contains the vertices already included in MST and other contains rest of the </w:t>
      </w:r>
      <w:proofErr w:type="spellStart"/>
      <w:r w:rsidRPr="00D135A2">
        <w:rPr>
          <w:rStyle w:val="Emphasis"/>
          <w:rFonts w:ascii="Arial" w:hAnsi="Arial" w:cs="Arial"/>
          <w:color w:val="000000" w:themeColor="text1"/>
          <w:bdr w:val="none" w:sz="0" w:space="0" w:color="auto" w:frame="1"/>
        </w:rPr>
        <w:t>verices</w:t>
      </w:r>
      <w:proofErr w:type="spellEnd"/>
      <w:r w:rsidRPr="00D135A2">
        <w:rPr>
          <w:rStyle w:val="Emphasis"/>
          <w:rFonts w:ascii="Arial" w:hAnsi="Arial" w:cs="Arial"/>
          <w:color w:val="000000" w:themeColor="text1"/>
          <w:bdr w:val="none" w:sz="0" w:space="0" w:color="auto" w:frame="1"/>
        </w:rPr>
        <w:t>), pick the minimum weight edge from the cut and include this vertex to MST Set (the set that contains already included vertices)</w:t>
      </w:r>
    </w:p>
    <w:p w14:paraId="18B4BC76" w14:textId="77777777" w:rsidR="00D7431D" w:rsidRPr="00D135A2"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D135A2">
        <w:rPr>
          <w:rStyle w:val="Emphasis"/>
          <w:rFonts w:ascii="Arial" w:hAnsi="Arial" w:cs="Arial"/>
          <w:color w:val="000000" w:themeColor="text1"/>
          <w:bdr w:val="none" w:sz="0" w:space="0" w:color="auto" w:frame="1"/>
        </w:rPr>
        <w:t>.</w:t>
      </w:r>
    </w:p>
    <w:p w14:paraId="68AEBE3A" w14:textId="77777777" w:rsidR="00D7431D" w:rsidRPr="00D135A2"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D135A2">
        <w:rPr>
          <w:rStyle w:val="Emphasis"/>
          <w:rFonts w:ascii="Arial" w:hAnsi="Arial" w:cs="Arial"/>
          <w:b/>
          <w:bCs/>
          <w:color w:val="000000" w:themeColor="text1"/>
          <w:bdr w:val="none" w:sz="0" w:space="0" w:color="auto" w:frame="1"/>
        </w:rPr>
        <w:t>How does Prim’s Algorithm Work?</w:t>
      </w:r>
      <w:r w:rsidRPr="00D135A2">
        <w:rPr>
          <w:rFonts w:ascii="Arial" w:hAnsi="Arial" w:cs="Arial"/>
          <w:color w:val="000000" w:themeColor="text1"/>
        </w:rPr>
        <w:t xml:space="preserve"> The idea behind Prim’s algorithm is simple, a spanning tree means all vertices must be connected. So the two disjoint subsets </w:t>
      </w:r>
      <w:r w:rsidRPr="00D135A2">
        <w:rPr>
          <w:rFonts w:ascii="Arial" w:hAnsi="Arial" w:cs="Arial"/>
          <w:color w:val="000000" w:themeColor="text1"/>
        </w:rPr>
        <w:lastRenderedPageBreak/>
        <w:t>(discussed above) of vertices must be connected to make a </w:t>
      </w:r>
      <w:r w:rsidRPr="00D135A2">
        <w:rPr>
          <w:rStyle w:val="Emphasis"/>
          <w:rFonts w:ascii="Arial" w:hAnsi="Arial" w:cs="Arial"/>
          <w:color w:val="000000" w:themeColor="text1"/>
          <w:bdr w:val="none" w:sz="0" w:space="0" w:color="auto" w:frame="1"/>
        </w:rPr>
        <w:t>Spanning </w:t>
      </w:r>
      <w:r w:rsidRPr="00D135A2">
        <w:rPr>
          <w:rFonts w:ascii="Arial" w:hAnsi="Arial" w:cs="Arial"/>
          <w:color w:val="000000" w:themeColor="text1"/>
        </w:rPr>
        <w:t>Tree. And they must be connected with the minimum weight edge to make it a </w:t>
      </w:r>
      <w:r w:rsidRPr="00D135A2">
        <w:rPr>
          <w:rStyle w:val="Emphasis"/>
          <w:rFonts w:ascii="Arial" w:hAnsi="Arial" w:cs="Arial"/>
          <w:color w:val="000000" w:themeColor="text1"/>
          <w:bdr w:val="none" w:sz="0" w:space="0" w:color="auto" w:frame="1"/>
        </w:rPr>
        <w:t>Minimum </w:t>
      </w:r>
      <w:r w:rsidRPr="00D135A2">
        <w:rPr>
          <w:rFonts w:ascii="Arial" w:hAnsi="Arial" w:cs="Arial"/>
          <w:color w:val="000000" w:themeColor="text1"/>
        </w:rPr>
        <w:t>Spanning Tree.</w:t>
      </w:r>
    </w:p>
    <w:p w14:paraId="12C49C3A" w14:textId="77777777" w:rsidR="00D7431D" w:rsidRPr="00D135A2" w:rsidRDefault="00D7431D" w:rsidP="00D7431D">
      <w:pPr>
        <w:spacing w:line="240" w:lineRule="auto"/>
        <w:rPr>
          <w:rFonts w:ascii="Arial" w:hAnsi="Arial" w:cs="Arial"/>
          <w:b/>
          <w:bCs/>
          <w:color w:val="000000" w:themeColor="text1"/>
          <w:sz w:val="32"/>
          <w:szCs w:val="32"/>
          <w:u w:val="single"/>
        </w:rPr>
      </w:pPr>
    </w:p>
    <w:p w14:paraId="1BAA18CA" w14:textId="77777777" w:rsidR="00D7431D" w:rsidRPr="00D135A2" w:rsidRDefault="00D7431D" w:rsidP="00D7431D">
      <w:pPr>
        <w:spacing w:line="240" w:lineRule="auto"/>
        <w:rPr>
          <w:rFonts w:ascii="Arial" w:hAnsi="Arial" w:cs="Arial"/>
          <w:b/>
          <w:bCs/>
          <w:color w:val="000000" w:themeColor="text1"/>
          <w:sz w:val="32"/>
          <w:szCs w:val="32"/>
          <w:u w:val="single"/>
        </w:rPr>
      </w:pPr>
      <w:r w:rsidRPr="00D135A2">
        <w:rPr>
          <w:rFonts w:ascii="Arial" w:hAnsi="Arial" w:cs="Arial"/>
          <w:b/>
          <w:bCs/>
          <w:color w:val="000000" w:themeColor="text1"/>
          <w:sz w:val="32"/>
          <w:szCs w:val="32"/>
          <w:u w:val="single"/>
        </w:rPr>
        <w:t>Algorithm:-</w:t>
      </w:r>
    </w:p>
    <w:p w14:paraId="6785CE4E" w14:textId="77777777" w:rsidR="00D7431D" w:rsidRPr="00D135A2"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D135A2">
        <w:rPr>
          <w:rStyle w:val="Strong"/>
          <w:rFonts w:ascii="Arial" w:hAnsi="Arial" w:cs="Arial"/>
          <w:color w:val="000000" w:themeColor="text1"/>
          <w:bdr w:val="none" w:sz="0" w:space="0" w:color="auto" w:frame="1"/>
        </w:rPr>
        <w:t>1)</w:t>
      </w:r>
      <w:r w:rsidRPr="00D135A2">
        <w:rPr>
          <w:rFonts w:ascii="Arial" w:hAnsi="Arial" w:cs="Arial"/>
          <w:color w:val="000000" w:themeColor="text1"/>
        </w:rPr>
        <w:t> Create a set </w:t>
      </w:r>
      <w:proofErr w:type="spellStart"/>
      <w:r w:rsidRPr="00D135A2">
        <w:rPr>
          <w:rStyle w:val="Emphasis"/>
          <w:rFonts w:ascii="Arial" w:hAnsi="Arial" w:cs="Arial"/>
          <w:color w:val="000000" w:themeColor="text1"/>
          <w:bdr w:val="none" w:sz="0" w:space="0" w:color="auto" w:frame="1"/>
        </w:rPr>
        <w:t>mstSet</w:t>
      </w:r>
      <w:proofErr w:type="spellEnd"/>
      <w:r w:rsidRPr="00D135A2">
        <w:rPr>
          <w:rFonts w:ascii="Arial" w:hAnsi="Arial" w:cs="Arial"/>
          <w:color w:val="000000" w:themeColor="text1"/>
        </w:rPr>
        <w:t> that keeps track of vertices already included in MST.</w:t>
      </w:r>
    </w:p>
    <w:p w14:paraId="134866C6" w14:textId="77777777" w:rsidR="00D7431D" w:rsidRPr="00D135A2" w:rsidRDefault="00D7431D" w:rsidP="00D7431D">
      <w:pPr>
        <w:pStyle w:val="NormalWeb"/>
        <w:shd w:val="clear" w:color="auto" w:fill="FFFFFF"/>
        <w:spacing w:before="0" w:beforeAutospacing="0" w:after="0" w:afterAutospacing="0"/>
        <w:textAlignment w:val="baseline"/>
        <w:rPr>
          <w:rStyle w:val="Strong"/>
          <w:rFonts w:ascii="Arial" w:hAnsi="Arial" w:cs="Arial"/>
          <w:color w:val="000000" w:themeColor="text1"/>
          <w:bdr w:val="none" w:sz="0" w:space="0" w:color="auto" w:frame="1"/>
        </w:rPr>
      </w:pPr>
      <w:r w:rsidRPr="00D135A2">
        <w:rPr>
          <w:rFonts w:ascii="Arial" w:hAnsi="Arial" w:cs="Arial"/>
          <w:color w:val="000000" w:themeColor="text1"/>
        </w:rPr>
        <w:br/>
      </w:r>
      <w:r w:rsidRPr="00D135A2">
        <w:rPr>
          <w:rStyle w:val="Strong"/>
          <w:rFonts w:ascii="Arial" w:hAnsi="Arial" w:cs="Arial"/>
          <w:color w:val="000000" w:themeColor="text1"/>
          <w:bdr w:val="none" w:sz="0" w:space="0" w:color="auto" w:frame="1"/>
        </w:rPr>
        <w:t>2)</w:t>
      </w:r>
      <w:r w:rsidRPr="00D135A2">
        <w:rPr>
          <w:rFonts w:ascii="Arial" w:hAnsi="Arial" w:cs="Arial"/>
          <w:color w:val="000000" w:themeColor="text1"/>
        </w:rPr>
        <w:t> Assign a key value to all vertices in the input graph. Initialize all key values as INFINITE. Assign key value as 0 for the first vertex so that it is picked first.</w:t>
      </w:r>
      <w:r w:rsidRPr="00D135A2">
        <w:rPr>
          <w:rFonts w:ascii="Arial" w:hAnsi="Arial" w:cs="Arial"/>
          <w:color w:val="000000" w:themeColor="text1"/>
        </w:rPr>
        <w:br/>
      </w:r>
    </w:p>
    <w:p w14:paraId="5B9B64A3" w14:textId="77777777" w:rsidR="00D7431D" w:rsidRPr="00D135A2"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D135A2">
        <w:rPr>
          <w:rStyle w:val="Strong"/>
          <w:rFonts w:ascii="Arial" w:hAnsi="Arial" w:cs="Arial"/>
          <w:color w:val="000000" w:themeColor="text1"/>
          <w:bdr w:val="none" w:sz="0" w:space="0" w:color="auto" w:frame="1"/>
        </w:rPr>
        <w:t>3)</w:t>
      </w:r>
      <w:r w:rsidRPr="00D135A2">
        <w:rPr>
          <w:rFonts w:ascii="Arial" w:hAnsi="Arial" w:cs="Arial"/>
          <w:color w:val="000000" w:themeColor="text1"/>
        </w:rPr>
        <w:t> </w:t>
      </w:r>
      <w:proofErr w:type="gramStart"/>
      <w:r w:rsidRPr="00D135A2">
        <w:rPr>
          <w:rFonts w:ascii="Arial" w:hAnsi="Arial" w:cs="Arial"/>
          <w:color w:val="000000" w:themeColor="text1"/>
        </w:rPr>
        <w:t>While</w:t>
      </w:r>
      <w:proofErr w:type="gramEnd"/>
      <w:r w:rsidRPr="00D135A2">
        <w:rPr>
          <w:rFonts w:ascii="Arial" w:hAnsi="Arial" w:cs="Arial"/>
          <w:color w:val="000000" w:themeColor="text1"/>
        </w:rPr>
        <w:t xml:space="preserve"> </w:t>
      </w:r>
      <w:proofErr w:type="spellStart"/>
      <w:r w:rsidRPr="00D135A2">
        <w:rPr>
          <w:rFonts w:ascii="Arial" w:hAnsi="Arial" w:cs="Arial"/>
          <w:color w:val="000000" w:themeColor="text1"/>
        </w:rPr>
        <w:t>mstSet</w:t>
      </w:r>
      <w:proofErr w:type="spellEnd"/>
      <w:r w:rsidRPr="00D135A2">
        <w:rPr>
          <w:rFonts w:ascii="Arial" w:hAnsi="Arial" w:cs="Arial"/>
          <w:color w:val="000000" w:themeColor="text1"/>
        </w:rPr>
        <w:t xml:space="preserve"> doesn’t include all vertices</w:t>
      </w:r>
      <w:r w:rsidRPr="00D135A2">
        <w:rPr>
          <w:rFonts w:ascii="Arial" w:hAnsi="Arial" w:cs="Arial"/>
          <w:color w:val="000000" w:themeColor="text1"/>
        </w:rPr>
        <w:br/>
        <w:t>….</w:t>
      </w:r>
      <w:r w:rsidRPr="00D135A2">
        <w:rPr>
          <w:rStyle w:val="Strong"/>
          <w:rFonts w:ascii="Arial" w:hAnsi="Arial" w:cs="Arial"/>
          <w:color w:val="000000" w:themeColor="text1"/>
          <w:bdr w:val="none" w:sz="0" w:space="0" w:color="auto" w:frame="1"/>
        </w:rPr>
        <w:t>a)</w:t>
      </w:r>
      <w:r w:rsidRPr="00D135A2">
        <w:rPr>
          <w:rFonts w:ascii="Arial" w:hAnsi="Arial" w:cs="Arial"/>
          <w:color w:val="000000" w:themeColor="text1"/>
        </w:rPr>
        <w:t> Pick a vertex </w:t>
      </w:r>
      <w:r w:rsidRPr="00D135A2">
        <w:rPr>
          <w:rStyle w:val="Emphasis"/>
          <w:rFonts w:ascii="Arial" w:hAnsi="Arial" w:cs="Arial"/>
          <w:color w:val="000000" w:themeColor="text1"/>
          <w:bdr w:val="none" w:sz="0" w:space="0" w:color="auto" w:frame="1"/>
        </w:rPr>
        <w:t>u</w:t>
      </w:r>
      <w:r w:rsidRPr="00D135A2">
        <w:rPr>
          <w:rFonts w:ascii="Arial" w:hAnsi="Arial" w:cs="Arial"/>
          <w:color w:val="000000" w:themeColor="text1"/>
        </w:rPr>
        <w:t> which is not there in </w:t>
      </w:r>
      <w:proofErr w:type="spellStart"/>
      <w:r w:rsidRPr="00D135A2">
        <w:rPr>
          <w:rStyle w:val="Emphasis"/>
          <w:rFonts w:ascii="Arial" w:hAnsi="Arial" w:cs="Arial"/>
          <w:color w:val="000000" w:themeColor="text1"/>
          <w:bdr w:val="none" w:sz="0" w:space="0" w:color="auto" w:frame="1"/>
        </w:rPr>
        <w:t>mstSet</w:t>
      </w:r>
      <w:proofErr w:type="spellEnd"/>
      <w:r w:rsidRPr="00D135A2">
        <w:rPr>
          <w:rStyle w:val="Emphasis"/>
          <w:rFonts w:ascii="Arial" w:hAnsi="Arial" w:cs="Arial"/>
          <w:color w:val="000000" w:themeColor="text1"/>
          <w:bdr w:val="none" w:sz="0" w:space="0" w:color="auto" w:frame="1"/>
        </w:rPr>
        <w:t> </w:t>
      </w:r>
      <w:r w:rsidRPr="00D135A2">
        <w:rPr>
          <w:rFonts w:ascii="Arial" w:hAnsi="Arial" w:cs="Arial"/>
          <w:color w:val="000000" w:themeColor="text1"/>
        </w:rPr>
        <w:t>and has minimum key value.</w:t>
      </w:r>
      <w:r w:rsidRPr="00D135A2">
        <w:rPr>
          <w:rFonts w:ascii="Arial" w:hAnsi="Arial" w:cs="Arial"/>
          <w:color w:val="000000" w:themeColor="text1"/>
        </w:rPr>
        <w:br/>
        <w:t>….</w:t>
      </w:r>
      <w:r w:rsidRPr="00D135A2">
        <w:rPr>
          <w:rStyle w:val="Strong"/>
          <w:rFonts w:ascii="Arial" w:hAnsi="Arial" w:cs="Arial"/>
          <w:color w:val="000000" w:themeColor="text1"/>
          <w:bdr w:val="none" w:sz="0" w:space="0" w:color="auto" w:frame="1"/>
        </w:rPr>
        <w:t>b)</w:t>
      </w:r>
      <w:r w:rsidRPr="00D135A2">
        <w:rPr>
          <w:rFonts w:ascii="Arial" w:hAnsi="Arial" w:cs="Arial"/>
          <w:color w:val="000000" w:themeColor="text1"/>
        </w:rPr>
        <w:t> Include </w:t>
      </w:r>
      <w:r w:rsidRPr="00D135A2">
        <w:rPr>
          <w:rStyle w:val="Emphasis"/>
          <w:rFonts w:ascii="Arial" w:hAnsi="Arial" w:cs="Arial"/>
          <w:color w:val="000000" w:themeColor="text1"/>
          <w:bdr w:val="none" w:sz="0" w:space="0" w:color="auto" w:frame="1"/>
        </w:rPr>
        <w:t>u </w:t>
      </w:r>
      <w:r w:rsidRPr="00D135A2">
        <w:rPr>
          <w:rFonts w:ascii="Arial" w:hAnsi="Arial" w:cs="Arial"/>
          <w:color w:val="000000" w:themeColor="text1"/>
        </w:rPr>
        <w:t xml:space="preserve">to </w:t>
      </w:r>
      <w:proofErr w:type="spellStart"/>
      <w:r w:rsidRPr="00D135A2">
        <w:rPr>
          <w:rFonts w:ascii="Arial" w:hAnsi="Arial" w:cs="Arial"/>
          <w:color w:val="000000" w:themeColor="text1"/>
        </w:rPr>
        <w:t>mstSet</w:t>
      </w:r>
      <w:proofErr w:type="spellEnd"/>
      <w:r w:rsidRPr="00D135A2">
        <w:rPr>
          <w:rFonts w:ascii="Arial" w:hAnsi="Arial" w:cs="Arial"/>
          <w:color w:val="000000" w:themeColor="text1"/>
        </w:rPr>
        <w:t>.</w:t>
      </w:r>
      <w:r w:rsidRPr="00D135A2">
        <w:rPr>
          <w:rFonts w:ascii="Arial" w:hAnsi="Arial" w:cs="Arial"/>
          <w:color w:val="000000" w:themeColor="text1"/>
        </w:rPr>
        <w:br/>
        <w:t>….</w:t>
      </w:r>
      <w:r w:rsidRPr="00D135A2">
        <w:rPr>
          <w:rStyle w:val="Strong"/>
          <w:rFonts w:ascii="Arial" w:hAnsi="Arial" w:cs="Arial"/>
          <w:color w:val="000000" w:themeColor="text1"/>
          <w:bdr w:val="none" w:sz="0" w:space="0" w:color="auto" w:frame="1"/>
        </w:rPr>
        <w:t>c)</w:t>
      </w:r>
      <w:r w:rsidRPr="00D135A2">
        <w:rPr>
          <w:rFonts w:ascii="Arial" w:hAnsi="Arial" w:cs="Arial"/>
          <w:color w:val="000000" w:themeColor="text1"/>
        </w:rPr>
        <w:t> Update key value of all adjacent vertices of </w:t>
      </w:r>
      <w:r w:rsidRPr="00D135A2">
        <w:rPr>
          <w:rStyle w:val="Emphasis"/>
          <w:rFonts w:ascii="Arial" w:hAnsi="Arial" w:cs="Arial"/>
          <w:color w:val="000000" w:themeColor="text1"/>
          <w:bdr w:val="none" w:sz="0" w:space="0" w:color="auto" w:frame="1"/>
        </w:rPr>
        <w:t>u</w:t>
      </w:r>
      <w:r w:rsidRPr="00D135A2">
        <w:rPr>
          <w:rFonts w:ascii="Arial" w:hAnsi="Arial" w:cs="Arial"/>
          <w:color w:val="000000" w:themeColor="text1"/>
        </w:rPr>
        <w:t>. To update the key values, iterate through all adjacent vertices. For every adjacent vertex </w:t>
      </w:r>
      <w:r w:rsidRPr="00D135A2">
        <w:rPr>
          <w:rStyle w:val="Emphasis"/>
          <w:rFonts w:ascii="Arial" w:hAnsi="Arial" w:cs="Arial"/>
          <w:color w:val="000000" w:themeColor="text1"/>
          <w:bdr w:val="none" w:sz="0" w:space="0" w:color="auto" w:frame="1"/>
        </w:rPr>
        <w:t>v</w:t>
      </w:r>
      <w:r w:rsidRPr="00D135A2">
        <w:rPr>
          <w:rFonts w:ascii="Arial" w:hAnsi="Arial" w:cs="Arial"/>
          <w:color w:val="000000" w:themeColor="text1"/>
        </w:rPr>
        <w:t>, if weight of edge </w:t>
      </w:r>
      <w:r w:rsidRPr="00D135A2">
        <w:rPr>
          <w:rStyle w:val="Emphasis"/>
          <w:rFonts w:ascii="Arial" w:hAnsi="Arial" w:cs="Arial"/>
          <w:color w:val="000000" w:themeColor="text1"/>
          <w:bdr w:val="none" w:sz="0" w:space="0" w:color="auto" w:frame="1"/>
        </w:rPr>
        <w:t>u-v</w:t>
      </w:r>
      <w:r w:rsidRPr="00D135A2">
        <w:rPr>
          <w:rFonts w:ascii="Arial" w:hAnsi="Arial" w:cs="Arial"/>
          <w:color w:val="000000" w:themeColor="text1"/>
        </w:rPr>
        <w:t> is less than the previous key value of </w:t>
      </w:r>
      <w:r w:rsidRPr="00D135A2">
        <w:rPr>
          <w:rStyle w:val="Emphasis"/>
          <w:rFonts w:ascii="Arial" w:hAnsi="Arial" w:cs="Arial"/>
          <w:color w:val="000000" w:themeColor="text1"/>
          <w:bdr w:val="none" w:sz="0" w:space="0" w:color="auto" w:frame="1"/>
        </w:rPr>
        <w:t>v</w:t>
      </w:r>
      <w:r w:rsidRPr="00D135A2">
        <w:rPr>
          <w:rFonts w:ascii="Arial" w:hAnsi="Arial" w:cs="Arial"/>
          <w:color w:val="000000" w:themeColor="text1"/>
        </w:rPr>
        <w:t>, update the key value as weight of </w:t>
      </w:r>
      <w:r w:rsidRPr="00D135A2">
        <w:rPr>
          <w:rStyle w:val="Emphasis"/>
          <w:rFonts w:ascii="Arial" w:hAnsi="Arial" w:cs="Arial"/>
          <w:color w:val="000000" w:themeColor="text1"/>
          <w:bdr w:val="none" w:sz="0" w:space="0" w:color="auto" w:frame="1"/>
        </w:rPr>
        <w:t>u-v</w:t>
      </w:r>
    </w:p>
    <w:p w14:paraId="7370AF95" w14:textId="77777777" w:rsidR="00D7431D" w:rsidRPr="00D135A2" w:rsidRDefault="00D7431D" w:rsidP="00D7431D">
      <w:pPr>
        <w:spacing w:line="240" w:lineRule="auto"/>
        <w:rPr>
          <w:rFonts w:ascii="Arial" w:hAnsi="Arial" w:cs="Arial"/>
          <w:b/>
          <w:bCs/>
          <w:color w:val="000000" w:themeColor="text1"/>
          <w:sz w:val="32"/>
          <w:szCs w:val="32"/>
          <w:u w:val="single"/>
        </w:rPr>
      </w:pPr>
    </w:p>
    <w:p w14:paraId="450CD653" w14:textId="77777777" w:rsidR="00D7431D" w:rsidRPr="00D135A2"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D135A2">
        <w:rPr>
          <w:rFonts w:ascii="Arial" w:hAnsi="Arial" w:cs="Arial"/>
          <w:color w:val="000000" w:themeColor="text1"/>
        </w:rPr>
        <w:t>The idea of using key values is to pick the minimum weight edge from </w:t>
      </w:r>
      <w:hyperlink r:id="rId24" w:history="1">
        <w:r w:rsidRPr="00D135A2">
          <w:rPr>
            <w:rStyle w:val="Hyperlink"/>
            <w:rFonts w:ascii="Arial" w:hAnsi="Arial" w:cs="Arial"/>
            <w:color w:val="000000" w:themeColor="text1"/>
            <w:bdr w:val="none" w:sz="0" w:space="0" w:color="auto" w:frame="1"/>
          </w:rPr>
          <w:t>cut</w:t>
        </w:r>
      </w:hyperlink>
      <w:r w:rsidRPr="00D135A2">
        <w:rPr>
          <w:rFonts w:ascii="Arial" w:hAnsi="Arial" w:cs="Arial"/>
          <w:color w:val="000000" w:themeColor="text1"/>
        </w:rPr>
        <w:t>. The key values are used only for vertices which are not yet included in MST, the key value for these vertices indicate the minimum weight edges connecting them to the set of vertices included in MST.</w:t>
      </w:r>
    </w:p>
    <w:p w14:paraId="1886F6E9" w14:textId="77777777" w:rsidR="00D7431D" w:rsidRPr="00D135A2" w:rsidRDefault="00D7431D" w:rsidP="00D7431D">
      <w:pPr>
        <w:spacing w:line="240" w:lineRule="auto"/>
        <w:rPr>
          <w:rFonts w:ascii="Arial" w:hAnsi="Arial" w:cs="Arial"/>
          <w:b/>
          <w:bCs/>
          <w:color w:val="000000" w:themeColor="text1"/>
          <w:sz w:val="32"/>
          <w:szCs w:val="32"/>
          <w:u w:val="single"/>
        </w:rPr>
      </w:pPr>
    </w:p>
    <w:p w14:paraId="0CBB0A6F" w14:textId="77777777" w:rsidR="00D7431D" w:rsidRPr="00D135A2" w:rsidRDefault="00D7431D" w:rsidP="00D7431D">
      <w:pPr>
        <w:spacing w:line="240" w:lineRule="auto"/>
        <w:rPr>
          <w:rFonts w:ascii="Arial" w:hAnsi="Arial" w:cs="Arial"/>
          <w:b/>
          <w:bCs/>
          <w:color w:val="000000" w:themeColor="text1"/>
          <w:sz w:val="32"/>
          <w:szCs w:val="32"/>
          <w:u w:val="single"/>
        </w:rPr>
      </w:pPr>
      <w:r w:rsidRPr="00D135A2">
        <w:rPr>
          <w:rFonts w:ascii="Arial" w:hAnsi="Arial" w:cs="Arial"/>
          <w:b/>
          <w:bCs/>
          <w:color w:val="000000" w:themeColor="text1"/>
          <w:sz w:val="32"/>
          <w:szCs w:val="32"/>
          <w:u w:val="single"/>
        </w:rPr>
        <w:t>Program Code:-</w:t>
      </w:r>
    </w:p>
    <w:p w14:paraId="7E8C0A3B" w14:textId="77777777" w:rsidR="00D7431D" w:rsidRPr="00D135A2" w:rsidRDefault="00D7431D" w:rsidP="00D7431D">
      <w:pPr>
        <w:spacing w:line="240" w:lineRule="auto"/>
        <w:rPr>
          <w:rFonts w:ascii="Arial" w:hAnsi="Arial" w:cs="Arial"/>
          <w:color w:val="000000" w:themeColor="text1"/>
          <w:sz w:val="24"/>
          <w:szCs w:val="24"/>
        </w:rPr>
      </w:pPr>
    </w:p>
    <w:p w14:paraId="5D716554"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#include&lt;iostream&gt;</w:t>
      </w:r>
    </w:p>
    <w:p w14:paraId="624936EF"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#include&lt;</w:t>
      </w:r>
      <w:proofErr w:type="spellStart"/>
      <w:r w:rsidRPr="00D135A2">
        <w:rPr>
          <w:rFonts w:ascii="Arial" w:hAnsi="Arial" w:cs="Arial"/>
          <w:color w:val="000000" w:themeColor="text1"/>
          <w:sz w:val="24"/>
          <w:szCs w:val="24"/>
        </w:rPr>
        <w:t>conio.h</w:t>
      </w:r>
      <w:proofErr w:type="spellEnd"/>
      <w:r w:rsidRPr="00D135A2">
        <w:rPr>
          <w:rFonts w:ascii="Arial" w:hAnsi="Arial" w:cs="Arial"/>
          <w:color w:val="000000" w:themeColor="text1"/>
          <w:sz w:val="24"/>
          <w:szCs w:val="24"/>
        </w:rPr>
        <w:t>&gt;</w:t>
      </w:r>
    </w:p>
    <w:p w14:paraId="2DCD4C7C"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#include&lt;</w:t>
      </w:r>
      <w:proofErr w:type="spellStart"/>
      <w:r w:rsidRPr="00D135A2">
        <w:rPr>
          <w:rFonts w:ascii="Arial" w:hAnsi="Arial" w:cs="Arial"/>
          <w:color w:val="000000" w:themeColor="text1"/>
          <w:sz w:val="24"/>
          <w:szCs w:val="24"/>
        </w:rPr>
        <w:t>stdlib.h</w:t>
      </w:r>
      <w:proofErr w:type="spellEnd"/>
      <w:r w:rsidRPr="00D135A2">
        <w:rPr>
          <w:rFonts w:ascii="Arial" w:hAnsi="Arial" w:cs="Arial"/>
          <w:color w:val="000000" w:themeColor="text1"/>
          <w:sz w:val="24"/>
          <w:szCs w:val="24"/>
        </w:rPr>
        <w:t>&gt;</w:t>
      </w:r>
    </w:p>
    <w:p w14:paraId="37FC0CD6"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using namespace std;</w:t>
      </w:r>
    </w:p>
    <w:p w14:paraId="5B8534C6" w14:textId="77777777" w:rsidR="00D7431D" w:rsidRPr="00D135A2" w:rsidRDefault="00D7431D" w:rsidP="00D7431D">
      <w:pPr>
        <w:spacing w:line="240" w:lineRule="auto"/>
        <w:rPr>
          <w:rFonts w:ascii="Arial" w:hAnsi="Arial" w:cs="Arial"/>
          <w:color w:val="000000" w:themeColor="text1"/>
          <w:sz w:val="24"/>
          <w:szCs w:val="24"/>
        </w:rPr>
      </w:pPr>
      <w:proofErr w:type="spellStart"/>
      <w:r w:rsidRPr="00D135A2">
        <w:rPr>
          <w:rFonts w:ascii="Arial" w:hAnsi="Arial" w:cs="Arial"/>
          <w:color w:val="000000" w:themeColor="text1"/>
          <w:sz w:val="24"/>
          <w:szCs w:val="24"/>
        </w:rPr>
        <w:t>int</w:t>
      </w:r>
      <w:proofErr w:type="spellEnd"/>
      <w:r w:rsidRPr="00D135A2">
        <w:rPr>
          <w:rFonts w:ascii="Arial" w:hAnsi="Arial" w:cs="Arial"/>
          <w:color w:val="000000" w:themeColor="text1"/>
          <w:sz w:val="24"/>
          <w:szCs w:val="24"/>
        </w:rPr>
        <w:t xml:space="preserve"> cost[10][10],</w:t>
      </w:r>
      <w:proofErr w:type="spellStart"/>
      <w:r w:rsidRPr="00D135A2">
        <w:rPr>
          <w:rFonts w:ascii="Arial" w:hAnsi="Arial" w:cs="Arial"/>
          <w:color w:val="000000" w:themeColor="text1"/>
          <w:sz w:val="24"/>
          <w:szCs w:val="24"/>
        </w:rPr>
        <w:t>i,j,k,n,stk</w:t>
      </w:r>
      <w:proofErr w:type="spellEnd"/>
      <w:r w:rsidRPr="00D135A2">
        <w:rPr>
          <w:rFonts w:ascii="Arial" w:hAnsi="Arial" w:cs="Arial"/>
          <w:color w:val="000000" w:themeColor="text1"/>
          <w:sz w:val="24"/>
          <w:szCs w:val="24"/>
        </w:rPr>
        <w:t>[10],</w:t>
      </w:r>
      <w:proofErr w:type="spellStart"/>
      <w:r w:rsidRPr="00D135A2">
        <w:rPr>
          <w:rFonts w:ascii="Arial" w:hAnsi="Arial" w:cs="Arial"/>
          <w:color w:val="000000" w:themeColor="text1"/>
          <w:sz w:val="24"/>
          <w:szCs w:val="24"/>
        </w:rPr>
        <w:t>top,v,visit</w:t>
      </w:r>
      <w:proofErr w:type="spellEnd"/>
      <w:r w:rsidRPr="00D135A2">
        <w:rPr>
          <w:rFonts w:ascii="Arial" w:hAnsi="Arial" w:cs="Arial"/>
          <w:color w:val="000000" w:themeColor="text1"/>
          <w:sz w:val="24"/>
          <w:szCs w:val="24"/>
        </w:rPr>
        <w:t>[10],visited[10],u;</w:t>
      </w:r>
    </w:p>
    <w:p w14:paraId="20467144"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 xml:space="preserve"> </w:t>
      </w:r>
    </w:p>
    <w:p w14:paraId="4973EF4E" w14:textId="77777777" w:rsidR="00D7431D" w:rsidRPr="00D135A2" w:rsidRDefault="00D7431D" w:rsidP="00D7431D">
      <w:pPr>
        <w:spacing w:line="240" w:lineRule="auto"/>
        <w:rPr>
          <w:rFonts w:ascii="Arial" w:hAnsi="Arial" w:cs="Arial"/>
          <w:color w:val="000000" w:themeColor="text1"/>
          <w:sz w:val="24"/>
          <w:szCs w:val="24"/>
        </w:rPr>
      </w:pPr>
      <w:proofErr w:type="gramStart"/>
      <w:r w:rsidRPr="00D135A2">
        <w:rPr>
          <w:rFonts w:ascii="Arial" w:hAnsi="Arial" w:cs="Arial"/>
          <w:color w:val="000000" w:themeColor="text1"/>
          <w:sz w:val="24"/>
          <w:szCs w:val="24"/>
        </w:rPr>
        <w:t>main()</w:t>
      </w:r>
      <w:proofErr w:type="gramEnd"/>
    </w:p>
    <w:p w14:paraId="7FB0669D"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w:t>
      </w:r>
    </w:p>
    <w:p w14:paraId="2D5D88BA"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spellStart"/>
      <w:proofErr w:type="gramStart"/>
      <w:r w:rsidRPr="00D135A2">
        <w:rPr>
          <w:rFonts w:ascii="Arial" w:hAnsi="Arial" w:cs="Arial"/>
          <w:color w:val="000000" w:themeColor="text1"/>
          <w:sz w:val="24"/>
          <w:szCs w:val="24"/>
        </w:rPr>
        <w:t>int</w:t>
      </w:r>
      <w:proofErr w:type="spellEnd"/>
      <w:proofErr w:type="gramEnd"/>
      <w:r w:rsidRPr="00D135A2">
        <w:rPr>
          <w:rFonts w:ascii="Arial" w:hAnsi="Arial" w:cs="Arial"/>
          <w:color w:val="000000" w:themeColor="text1"/>
          <w:sz w:val="24"/>
          <w:szCs w:val="24"/>
        </w:rPr>
        <w:t xml:space="preserve"> </w:t>
      </w:r>
      <w:proofErr w:type="spellStart"/>
      <w:r w:rsidRPr="00D135A2">
        <w:rPr>
          <w:rFonts w:ascii="Arial" w:hAnsi="Arial" w:cs="Arial"/>
          <w:color w:val="000000" w:themeColor="text1"/>
          <w:sz w:val="24"/>
          <w:szCs w:val="24"/>
        </w:rPr>
        <w:t>m,c</w:t>
      </w:r>
      <w:proofErr w:type="spellEnd"/>
      <w:r w:rsidRPr="00D135A2">
        <w:rPr>
          <w:rFonts w:ascii="Arial" w:hAnsi="Arial" w:cs="Arial"/>
          <w:color w:val="000000" w:themeColor="text1"/>
          <w:sz w:val="24"/>
          <w:szCs w:val="24"/>
        </w:rPr>
        <w:t>;</w:t>
      </w:r>
    </w:p>
    <w:p w14:paraId="78530C6D"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cout</w:t>
      </w:r>
      <w:proofErr w:type="spellEnd"/>
      <w:r w:rsidRPr="00D135A2">
        <w:rPr>
          <w:rFonts w:ascii="Arial" w:hAnsi="Arial" w:cs="Arial"/>
          <w:color w:val="000000" w:themeColor="text1"/>
          <w:sz w:val="24"/>
          <w:szCs w:val="24"/>
        </w:rPr>
        <w:t xml:space="preserve"> &lt;&lt;"</w:t>
      </w:r>
      <w:proofErr w:type="spellStart"/>
      <w:r w:rsidRPr="00D135A2">
        <w:rPr>
          <w:rFonts w:ascii="Arial" w:hAnsi="Arial" w:cs="Arial"/>
          <w:color w:val="000000" w:themeColor="text1"/>
          <w:sz w:val="24"/>
          <w:szCs w:val="24"/>
        </w:rPr>
        <w:t>enterno</w:t>
      </w:r>
      <w:proofErr w:type="spellEnd"/>
      <w:r w:rsidRPr="00D135A2">
        <w:rPr>
          <w:rFonts w:ascii="Arial" w:hAnsi="Arial" w:cs="Arial"/>
          <w:color w:val="000000" w:themeColor="text1"/>
          <w:sz w:val="24"/>
          <w:szCs w:val="24"/>
        </w:rPr>
        <w:t xml:space="preserve"> of vertices";</w:t>
      </w:r>
    </w:p>
    <w:p w14:paraId="2510AF08"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cin</w:t>
      </w:r>
      <w:proofErr w:type="spellEnd"/>
      <w:r w:rsidRPr="00D135A2">
        <w:rPr>
          <w:rFonts w:ascii="Arial" w:hAnsi="Arial" w:cs="Arial"/>
          <w:color w:val="000000" w:themeColor="text1"/>
          <w:sz w:val="24"/>
          <w:szCs w:val="24"/>
        </w:rPr>
        <w:t xml:space="preserve"> &gt;&gt; n;</w:t>
      </w:r>
    </w:p>
    <w:p w14:paraId="0C177C15"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lastRenderedPageBreak/>
        <w:tab/>
      </w:r>
      <w:proofErr w:type="spellStart"/>
      <w:r w:rsidRPr="00D135A2">
        <w:rPr>
          <w:rFonts w:ascii="Arial" w:hAnsi="Arial" w:cs="Arial"/>
          <w:color w:val="000000" w:themeColor="text1"/>
          <w:sz w:val="24"/>
          <w:szCs w:val="24"/>
        </w:rPr>
        <w:t>cout</w:t>
      </w:r>
      <w:proofErr w:type="spellEnd"/>
      <w:r w:rsidRPr="00D135A2">
        <w:rPr>
          <w:rFonts w:ascii="Arial" w:hAnsi="Arial" w:cs="Arial"/>
          <w:color w:val="000000" w:themeColor="text1"/>
          <w:sz w:val="24"/>
          <w:szCs w:val="24"/>
        </w:rPr>
        <w:t xml:space="preserve"> &lt;&lt;"</w:t>
      </w:r>
      <w:proofErr w:type="spellStart"/>
      <w:r w:rsidRPr="00D135A2">
        <w:rPr>
          <w:rFonts w:ascii="Arial" w:hAnsi="Arial" w:cs="Arial"/>
          <w:color w:val="000000" w:themeColor="text1"/>
          <w:sz w:val="24"/>
          <w:szCs w:val="24"/>
        </w:rPr>
        <w:t>ente</w:t>
      </w:r>
      <w:proofErr w:type="spellEnd"/>
      <w:r w:rsidRPr="00D135A2">
        <w:rPr>
          <w:rFonts w:ascii="Arial" w:hAnsi="Arial" w:cs="Arial"/>
          <w:color w:val="000000" w:themeColor="text1"/>
          <w:sz w:val="24"/>
          <w:szCs w:val="24"/>
        </w:rPr>
        <w:t xml:space="preserve"> no of edges";</w:t>
      </w:r>
    </w:p>
    <w:p w14:paraId="7BFFF19D"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cin</w:t>
      </w:r>
      <w:proofErr w:type="spellEnd"/>
      <w:r w:rsidRPr="00D135A2">
        <w:rPr>
          <w:rFonts w:ascii="Arial" w:hAnsi="Arial" w:cs="Arial"/>
          <w:color w:val="000000" w:themeColor="text1"/>
          <w:sz w:val="24"/>
          <w:szCs w:val="24"/>
        </w:rPr>
        <w:t xml:space="preserve"> &gt;&gt; m;</w:t>
      </w:r>
    </w:p>
    <w:p w14:paraId="24E518E3"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cout</w:t>
      </w:r>
      <w:proofErr w:type="spellEnd"/>
      <w:r w:rsidRPr="00D135A2">
        <w:rPr>
          <w:rFonts w:ascii="Arial" w:hAnsi="Arial" w:cs="Arial"/>
          <w:color w:val="000000" w:themeColor="text1"/>
          <w:sz w:val="24"/>
          <w:szCs w:val="24"/>
        </w:rPr>
        <w:t xml:space="preserve"> &lt;&lt;"\</w:t>
      </w:r>
      <w:proofErr w:type="spellStart"/>
      <w:r w:rsidRPr="00D135A2">
        <w:rPr>
          <w:rFonts w:ascii="Arial" w:hAnsi="Arial" w:cs="Arial"/>
          <w:color w:val="000000" w:themeColor="text1"/>
          <w:sz w:val="24"/>
          <w:szCs w:val="24"/>
        </w:rPr>
        <w:t>nEDGES</w:t>
      </w:r>
      <w:proofErr w:type="spellEnd"/>
      <w:r w:rsidRPr="00D135A2">
        <w:rPr>
          <w:rFonts w:ascii="Arial" w:hAnsi="Arial" w:cs="Arial"/>
          <w:color w:val="000000" w:themeColor="text1"/>
          <w:sz w:val="24"/>
          <w:szCs w:val="24"/>
        </w:rPr>
        <w:t xml:space="preserve"> Cost\n";</w:t>
      </w:r>
    </w:p>
    <w:p w14:paraId="03F871E5"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for(</w:t>
      </w:r>
      <w:proofErr w:type="gramEnd"/>
      <w:r w:rsidRPr="00D135A2">
        <w:rPr>
          <w:rFonts w:ascii="Arial" w:hAnsi="Arial" w:cs="Arial"/>
          <w:color w:val="000000" w:themeColor="text1"/>
          <w:sz w:val="24"/>
          <w:szCs w:val="24"/>
        </w:rPr>
        <w:t>k=1;k&lt;=</w:t>
      </w:r>
      <w:proofErr w:type="spellStart"/>
      <w:r w:rsidRPr="00D135A2">
        <w:rPr>
          <w:rFonts w:ascii="Arial" w:hAnsi="Arial" w:cs="Arial"/>
          <w:color w:val="000000" w:themeColor="text1"/>
          <w:sz w:val="24"/>
          <w:szCs w:val="24"/>
        </w:rPr>
        <w:t>m;k</w:t>
      </w:r>
      <w:proofErr w:type="spellEnd"/>
      <w:r w:rsidRPr="00D135A2">
        <w:rPr>
          <w:rFonts w:ascii="Arial" w:hAnsi="Arial" w:cs="Arial"/>
          <w:color w:val="000000" w:themeColor="text1"/>
          <w:sz w:val="24"/>
          <w:szCs w:val="24"/>
        </w:rPr>
        <w:t>++)</w:t>
      </w:r>
    </w:p>
    <w:p w14:paraId="6D35FEDC"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t>{</w:t>
      </w:r>
    </w:p>
    <w:p w14:paraId="4B7F1F41"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cin</w:t>
      </w:r>
      <w:proofErr w:type="spellEnd"/>
      <w:r w:rsidRPr="00D135A2">
        <w:rPr>
          <w:rFonts w:ascii="Arial" w:hAnsi="Arial" w:cs="Arial"/>
          <w:color w:val="000000" w:themeColor="text1"/>
          <w:sz w:val="24"/>
          <w:szCs w:val="24"/>
        </w:rPr>
        <w:t xml:space="preserve"> &gt;&gt;i&gt;&gt;j&gt;&gt;c;</w:t>
      </w:r>
    </w:p>
    <w:p w14:paraId="66DED8A7"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cost[</w:t>
      </w:r>
      <w:proofErr w:type="gramEnd"/>
      <w:r w:rsidRPr="00D135A2">
        <w:rPr>
          <w:rFonts w:ascii="Arial" w:hAnsi="Arial" w:cs="Arial"/>
          <w:color w:val="000000" w:themeColor="text1"/>
          <w:sz w:val="24"/>
          <w:szCs w:val="24"/>
        </w:rPr>
        <w:t>i][j]=c;</w:t>
      </w:r>
    </w:p>
    <w:p w14:paraId="0E2A68EB"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t>}</w:t>
      </w:r>
    </w:p>
    <w:p w14:paraId="0C07C894"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for(</w:t>
      </w:r>
      <w:proofErr w:type="gramEnd"/>
      <w:r w:rsidRPr="00D135A2">
        <w:rPr>
          <w:rFonts w:ascii="Arial" w:hAnsi="Arial" w:cs="Arial"/>
          <w:color w:val="000000" w:themeColor="text1"/>
          <w:sz w:val="24"/>
          <w:szCs w:val="24"/>
        </w:rPr>
        <w:t>i=1;i&lt;=</w:t>
      </w:r>
      <w:proofErr w:type="spellStart"/>
      <w:r w:rsidRPr="00D135A2">
        <w:rPr>
          <w:rFonts w:ascii="Arial" w:hAnsi="Arial" w:cs="Arial"/>
          <w:color w:val="000000" w:themeColor="text1"/>
          <w:sz w:val="24"/>
          <w:szCs w:val="24"/>
        </w:rPr>
        <w:t>n;i</w:t>
      </w:r>
      <w:proofErr w:type="spellEnd"/>
      <w:r w:rsidRPr="00D135A2">
        <w:rPr>
          <w:rFonts w:ascii="Arial" w:hAnsi="Arial" w:cs="Arial"/>
          <w:color w:val="000000" w:themeColor="text1"/>
          <w:sz w:val="24"/>
          <w:szCs w:val="24"/>
        </w:rPr>
        <w:t>++)</w:t>
      </w:r>
    </w:p>
    <w:p w14:paraId="21A69B00"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for(</w:t>
      </w:r>
      <w:proofErr w:type="gramEnd"/>
      <w:r w:rsidRPr="00D135A2">
        <w:rPr>
          <w:rFonts w:ascii="Arial" w:hAnsi="Arial" w:cs="Arial"/>
          <w:color w:val="000000" w:themeColor="text1"/>
          <w:sz w:val="24"/>
          <w:szCs w:val="24"/>
        </w:rPr>
        <w:t>j=1;j&lt;=</w:t>
      </w:r>
      <w:proofErr w:type="spellStart"/>
      <w:r w:rsidRPr="00D135A2">
        <w:rPr>
          <w:rFonts w:ascii="Arial" w:hAnsi="Arial" w:cs="Arial"/>
          <w:color w:val="000000" w:themeColor="text1"/>
          <w:sz w:val="24"/>
          <w:szCs w:val="24"/>
        </w:rPr>
        <w:t>n;j</w:t>
      </w:r>
      <w:proofErr w:type="spellEnd"/>
      <w:r w:rsidRPr="00D135A2">
        <w:rPr>
          <w:rFonts w:ascii="Arial" w:hAnsi="Arial" w:cs="Arial"/>
          <w:color w:val="000000" w:themeColor="text1"/>
          <w:sz w:val="24"/>
          <w:szCs w:val="24"/>
        </w:rPr>
        <w:t>++)</w:t>
      </w:r>
    </w:p>
    <w:p w14:paraId="0F95228C"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if(</w:t>
      </w:r>
      <w:proofErr w:type="gramEnd"/>
      <w:r w:rsidRPr="00D135A2">
        <w:rPr>
          <w:rFonts w:ascii="Arial" w:hAnsi="Arial" w:cs="Arial"/>
          <w:color w:val="000000" w:themeColor="text1"/>
          <w:sz w:val="24"/>
          <w:szCs w:val="24"/>
        </w:rPr>
        <w:t>cost[i][j]==0)</w:t>
      </w:r>
    </w:p>
    <w:p w14:paraId="675B1CA3"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cost[</w:t>
      </w:r>
      <w:proofErr w:type="gramEnd"/>
      <w:r w:rsidRPr="00D135A2">
        <w:rPr>
          <w:rFonts w:ascii="Arial" w:hAnsi="Arial" w:cs="Arial"/>
          <w:color w:val="000000" w:themeColor="text1"/>
          <w:sz w:val="24"/>
          <w:szCs w:val="24"/>
        </w:rPr>
        <w:t>i][j]=31999;</w:t>
      </w:r>
    </w:p>
    <w:p w14:paraId="2D6699DE"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 xml:space="preserve"> </w:t>
      </w:r>
    </w:p>
    <w:p w14:paraId="5429AEC4"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cout</w:t>
      </w:r>
      <w:proofErr w:type="spellEnd"/>
      <w:r w:rsidRPr="00D135A2">
        <w:rPr>
          <w:rFonts w:ascii="Arial" w:hAnsi="Arial" w:cs="Arial"/>
          <w:color w:val="000000" w:themeColor="text1"/>
          <w:sz w:val="24"/>
          <w:szCs w:val="24"/>
        </w:rPr>
        <w:t xml:space="preserve"> &lt;&lt;"ORDER OF VISITED VERTICES";</w:t>
      </w:r>
    </w:p>
    <w:p w14:paraId="5E227C3A"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t>k=1;</w:t>
      </w:r>
    </w:p>
    <w:p w14:paraId="6C04B3E7"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t>while(k&lt;n)</w:t>
      </w:r>
    </w:p>
    <w:p w14:paraId="0B76A845"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t>{</w:t>
      </w:r>
    </w:p>
    <w:p w14:paraId="62222293"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m=31999;</w:t>
      </w:r>
    </w:p>
    <w:p w14:paraId="5295547E"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if(k==1)</w:t>
      </w:r>
    </w:p>
    <w:p w14:paraId="45D73F9D"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6DB03BB4"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for(</w:t>
      </w:r>
      <w:proofErr w:type="gramEnd"/>
      <w:r w:rsidRPr="00D135A2">
        <w:rPr>
          <w:rFonts w:ascii="Arial" w:hAnsi="Arial" w:cs="Arial"/>
          <w:color w:val="000000" w:themeColor="text1"/>
          <w:sz w:val="24"/>
          <w:szCs w:val="24"/>
        </w:rPr>
        <w:t>i=1;i&lt;=</w:t>
      </w:r>
      <w:proofErr w:type="spellStart"/>
      <w:r w:rsidRPr="00D135A2">
        <w:rPr>
          <w:rFonts w:ascii="Arial" w:hAnsi="Arial" w:cs="Arial"/>
          <w:color w:val="000000" w:themeColor="text1"/>
          <w:sz w:val="24"/>
          <w:szCs w:val="24"/>
        </w:rPr>
        <w:t>n;i</w:t>
      </w:r>
      <w:proofErr w:type="spellEnd"/>
      <w:r w:rsidRPr="00D135A2">
        <w:rPr>
          <w:rFonts w:ascii="Arial" w:hAnsi="Arial" w:cs="Arial"/>
          <w:color w:val="000000" w:themeColor="text1"/>
          <w:sz w:val="24"/>
          <w:szCs w:val="24"/>
        </w:rPr>
        <w:t>++)</w:t>
      </w:r>
    </w:p>
    <w:p w14:paraId="1CEF6825"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for(</w:t>
      </w:r>
      <w:proofErr w:type="gramEnd"/>
      <w:r w:rsidRPr="00D135A2">
        <w:rPr>
          <w:rFonts w:ascii="Arial" w:hAnsi="Arial" w:cs="Arial"/>
          <w:color w:val="000000" w:themeColor="text1"/>
          <w:sz w:val="24"/>
          <w:szCs w:val="24"/>
        </w:rPr>
        <w:t>j=1;j&lt;=</w:t>
      </w:r>
      <w:proofErr w:type="spellStart"/>
      <w:r w:rsidRPr="00D135A2">
        <w:rPr>
          <w:rFonts w:ascii="Arial" w:hAnsi="Arial" w:cs="Arial"/>
          <w:color w:val="000000" w:themeColor="text1"/>
          <w:sz w:val="24"/>
          <w:szCs w:val="24"/>
        </w:rPr>
        <w:t>m;j</w:t>
      </w:r>
      <w:proofErr w:type="spellEnd"/>
      <w:r w:rsidRPr="00D135A2">
        <w:rPr>
          <w:rFonts w:ascii="Arial" w:hAnsi="Arial" w:cs="Arial"/>
          <w:color w:val="000000" w:themeColor="text1"/>
          <w:sz w:val="24"/>
          <w:szCs w:val="24"/>
        </w:rPr>
        <w:t>++)</w:t>
      </w:r>
    </w:p>
    <w:p w14:paraId="277B21BE"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if(cost[i][j]&lt;m)</w:t>
      </w:r>
    </w:p>
    <w:p w14:paraId="39CA48BF"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20558F3F"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m=cost[i][j];</w:t>
      </w:r>
    </w:p>
    <w:p w14:paraId="0D651EC9"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u=i;</w:t>
      </w:r>
    </w:p>
    <w:p w14:paraId="7B5AAFA7"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61118111"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77915C7D"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lastRenderedPageBreak/>
        <w:tab/>
      </w:r>
      <w:r w:rsidRPr="00D135A2">
        <w:rPr>
          <w:rFonts w:ascii="Arial" w:hAnsi="Arial" w:cs="Arial"/>
          <w:color w:val="000000" w:themeColor="text1"/>
          <w:sz w:val="24"/>
          <w:szCs w:val="24"/>
        </w:rPr>
        <w:tab/>
        <w:t>else</w:t>
      </w:r>
    </w:p>
    <w:p w14:paraId="1E961628"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7EDCC1FC"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for(</w:t>
      </w:r>
      <w:proofErr w:type="gramEnd"/>
      <w:r w:rsidRPr="00D135A2">
        <w:rPr>
          <w:rFonts w:ascii="Arial" w:hAnsi="Arial" w:cs="Arial"/>
          <w:color w:val="000000" w:themeColor="text1"/>
          <w:sz w:val="24"/>
          <w:szCs w:val="24"/>
        </w:rPr>
        <w:t>j=</w:t>
      </w:r>
      <w:proofErr w:type="spellStart"/>
      <w:r w:rsidRPr="00D135A2">
        <w:rPr>
          <w:rFonts w:ascii="Arial" w:hAnsi="Arial" w:cs="Arial"/>
          <w:color w:val="000000" w:themeColor="text1"/>
          <w:sz w:val="24"/>
          <w:szCs w:val="24"/>
        </w:rPr>
        <w:t>n;j</w:t>
      </w:r>
      <w:proofErr w:type="spellEnd"/>
      <w:r w:rsidRPr="00D135A2">
        <w:rPr>
          <w:rFonts w:ascii="Arial" w:hAnsi="Arial" w:cs="Arial"/>
          <w:color w:val="000000" w:themeColor="text1"/>
          <w:sz w:val="24"/>
          <w:szCs w:val="24"/>
        </w:rPr>
        <w:t>&gt;=1;j--)</w:t>
      </w:r>
    </w:p>
    <w:p w14:paraId="760AEF5B"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if(</w:t>
      </w:r>
      <w:proofErr w:type="gramEnd"/>
      <w:r w:rsidRPr="00D135A2">
        <w:rPr>
          <w:rFonts w:ascii="Arial" w:hAnsi="Arial" w:cs="Arial"/>
          <w:color w:val="000000" w:themeColor="text1"/>
          <w:sz w:val="24"/>
          <w:szCs w:val="24"/>
        </w:rPr>
        <w:t>cost[v][j]&lt;m &amp;&amp; visited[j]!=1 &amp;&amp; visit[j]!=1)</w:t>
      </w:r>
    </w:p>
    <w:p w14:paraId="1C8D7E5B"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7B352C1E"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visit[j]=1;</w:t>
      </w:r>
    </w:p>
    <w:p w14:paraId="41EA6A8B"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stk</w:t>
      </w:r>
      <w:proofErr w:type="spellEnd"/>
      <w:r w:rsidRPr="00D135A2">
        <w:rPr>
          <w:rFonts w:ascii="Arial" w:hAnsi="Arial" w:cs="Arial"/>
          <w:color w:val="000000" w:themeColor="text1"/>
          <w:sz w:val="24"/>
          <w:szCs w:val="24"/>
        </w:rPr>
        <w:t>[top]=j;</w:t>
      </w:r>
    </w:p>
    <w:p w14:paraId="590622D9"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top++;</w:t>
      </w:r>
    </w:p>
    <w:p w14:paraId="5B73BC31"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m=cost[v][j];</w:t>
      </w:r>
    </w:p>
    <w:p w14:paraId="02078A15"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u=j;</w:t>
      </w:r>
    </w:p>
    <w:p w14:paraId="7648F8C7"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687CF07D"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w:t>
      </w:r>
    </w:p>
    <w:p w14:paraId="1C22E878"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gramStart"/>
      <w:r w:rsidRPr="00D135A2">
        <w:rPr>
          <w:rFonts w:ascii="Arial" w:hAnsi="Arial" w:cs="Arial"/>
          <w:color w:val="000000" w:themeColor="text1"/>
          <w:sz w:val="24"/>
          <w:szCs w:val="24"/>
        </w:rPr>
        <w:t>cost[</w:t>
      </w:r>
      <w:proofErr w:type="gramEnd"/>
      <w:r w:rsidRPr="00D135A2">
        <w:rPr>
          <w:rFonts w:ascii="Arial" w:hAnsi="Arial" w:cs="Arial"/>
          <w:color w:val="000000" w:themeColor="text1"/>
          <w:sz w:val="24"/>
          <w:szCs w:val="24"/>
        </w:rPr>
        <w:t>v][u]=31999;</w:t>
      </w:r>
    </w:p>
    <w:p w14:paraId="023CFD25"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v=u;</w:t>
      </w:r>
    </w:p>
    <w:p w14:paraId="78C814BB"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r>
      <w:proofErr w:type="spellStart"/>
      <w:r w:rsidRPr="00D135A2">
        <w:rPr>
          <w:rFonts w:ascii="Arial" w:hAnsi="Arial" w:cs="Arial"/>
          <w:color w:val="000000" w:themeColor="text1"/>
          <w:sz w:val="24"/>
          <w:szCs w:val="24"/>
        </w:rPr>
        <w:t>cout</w:t>
      </w:r>
      <w:proofErr w:type="spellEnd"/>
      <w:r w:rsidRPr="00D135A2">
        <w:rPr>
          <w:rFonts w:ascii="Arial" w:hAnsi="Arial" w:cs="Arial"/>
          <w:color w:val="000000" w:themeColor="text1"/>
          <w:sz w:val="24"/>
          <w:szCs w:val="24"/>
        </w:rPr>
        <w:t>&lt;&lt;v &lt;&lt; " ";</w:t>
      </w:r>
    </w:p>
    <w:p w14:paraId="2ED05527"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k++;</w:t>
      </w:r>
    </w:p>
    <w:p w14:paraId="095F9675"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r>
      <w:r w:rsidRPr="00D135A2">
        <w:rPr>
          <w:rFonts w:ascii="Arial" w:hAnsi="Arial" w:cs="Arial"/>
          <w:color w:val="000000" w:themeColor="text1"/>
          <w:sz w:val="24"/>
          <w:szCs w:val="24"/>
        </w:rPr>
        <w:tab/>
        <w:t>visit[v]=0; visited[v]=1;</w:t>
      </w:r>
    </w:p>
    <w:p w14:paraId="331BBF73"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ab/>
        <w:t>}</w:t>
      </w:r>
    </w:p>
    <w:p w14:paraId="4A8C7A6A"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color w:val="000000" w:themeColor="text1"/>
          <w:sz w:val="24"/>
          <w:szCs w:val="24"/>
        </w:rPr>
        <w:t>}</w:t>
      </w:r>
    </w:p>
    <w:p w14:paraId="0A4113F8" w14:textId="77777777" w:rsidR="00D7431D" w:rsidRPr="00D135A2" w:rsidRDefault="00D7431D" w:rsidP="00D7431D">
      <w:pPr>
        <w:spacing w:line="240" w:lineRule="auto"/>
        <w:rPr>
          <w:rFonts w:ascii="Arial" w:hAnsi="Arial" w:cs="Arial"/>
          <w:b/>
          <w:bCs/>
          <w:color w:val="000000" w:themeColor="text1"/>
          <w:sz w:val="32"/>
          <w:szCs w:val="32"/>
          <w:u w:val="single"/>
        </w:rPr>
      </w:pPr>
      <w:r w:rsidRPr="00D135A2">
        <w:rPr>
          <w:rFonts w:ascii="Arial" w:hAnsi="Arial" w:cs="Arial"/>
          <w:b/>
          <w:bCs/>
          <w:color w:val="000000" w:themeColor="text1"/>
          <w:sz w:val="32"/>
          <w:szCs w:val="32"/>
          <w:u w:val="single"/>
        </w:rPr>
        <w:t>Output Screenshots:-</w:t>
      </w:r>
    </w:p>
    <w:p w14:paraId="7DA7D44D" w14:textId="77777777" w:rsidR="00D7431D" w:rsidRPr="00D135A2" w:rsidRDefault="00D7431D" w:rsidP="00D7431D">
      <w:pPr>
        <w:spacing w:line="240" w:lineRule="auto"/>
        <w:rPr>
          <w:rFonts w:ascii="Arial" w:hAnsi="Arial" w:cs="Arial"/>
          <w:b/>
          <w:bCs/>
          <w:color w:val="000000" w:themeColor="text1"/>
          <w:sz w:val="32"/>
          <w:szCs w:val="32"/>
          <w:u w:val="single"/>
        </w:rPr>
      </w:pPr>
      <w:r w:rsidRPr="00D135A2">
        <w:rPr>
          <w:rFonts w:ascii="Arial" w:hAnsi="Arial" w:cs="Arial"/>
          <w:b/>
          <w:bCs/>
          <w:noProof/>
          <w:color w:val="000000" w:themeColor="text1"/>
          <w:sz w:val="32"/>
          <w:szCs w:val="32"/>
          <w:u w:val="single"/>
          <w:lang w:bidi="mr-IN"/>
        </w:rPr>
        <w:lastRenderedPageBreak/>
        <w:drawing>
          <wp:inline distT="0" distB="0" distL="0" distR="0" wp14:anchorId="6CF5ED08" wp14:editId="31933362">
            <wp:extent cx="5943600" cy="334164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A888B8E" w14:textId="77777777" w:rsidR="00D7431D" w:rsidRPr="00D135A2" w:rsidRDefault="00D7431D" w:rsidP="00D7431D">
      <w:pPr>
        <w:spacing w:line="240" w:lineRule="auto"/>
        <w:rPr>
          <w:rFonts w:ascii="Arial" w:hAnsi="Arial" w:cs="Arial"/>
          <w:b/>
          <w:bCs/>
          <w:color w:val="000000" w:themeColor="text1"/>
          <w:sz w:val="32"/>
          <w:szCs w:val="32"/>
          <w:u w:val="single"/>
        </w:rPr>
      </w:pPr>
    </w:p>
    <w:p w14:paraId="535E8A8C" w14:textId="77777777" w:rsidR="00D7431D" w:rsidRPr="00D135A2" w:rsidRDefault="00D7431D" w:rsidP="00D7431D">
      <w:pPr>
        <w:spacing w:line="240" w:lineRule="auto"/>
        <w:rPr>
          <w:rFonts w:ascii="Arial" w:hAnsi="Arial" w:cs="Arial"/>
          <w:color w:val="000000" w:themeColor="text1"/>
          <w:sz w:val="24"/>
          <w:szCs w:val="24"/>
        </w:rPr>
      </w:pPr>
      <w:r w:rsidRPr="00D135A2">
        <w:rPr>
          <w:rFonts w:ascii="Arial" w:hAnsi="Arial" w:cs="Arial"/>
          <w:b/>
          <w:bCs/>
          <w:color w:val="000000" w:themeColor="text1"/>
          <w:sz w:val="32"/>
          <w:szCs w:val="32"/>
          <w:u w:val="single"/>
        </w:rPr>
        <w:t>Conclusion</w:t>
      </w:r>
      <w:proofErr w:type="gramStart"/>
      <w:r w:rsidRPr="00D135A2">
        <w:rPr>
          <w:rFonts w:ascii="Arial" w:hAnsi="Arial" w:cs="Arial"/>
          <w:b/>
          <w:bCs/>
          <w:color w:val="000000" w:themeColor="text1"/>
          <w:sz w:val="32"/>
          <w:szCs w:val="32"/>
          <w:u w:val="single"/>
        </w:rPr>
        <w:t>:-</w:t>
      </w:r>
      <w:proofErr w:type="gramEnd"/>
      <w:r w:rsidRPr="00D135A2">
        <w:rPr>
          <w:rFonts w:ascii="Arial" w:hAnsi="Arial" w:cs="Arial"/>
          <w:color w:val="000000" w:themeColor="text1"/>
          <w:sz w:val="24"/>
          <w:szCs w:val="24"/>
        </w:rPr>
        <w:t xml:space="preserve"> </w:t>
      </w:r>
      <w:proofErr w:type="spellStart"/>
      <w:r w:rsidRPr="00D135A2">
        <w:rPr>
          <w:rFonts w:ascii="Arial" w:hAnsi="Arial" w:cs="Arial"/>
          <w:color w:val="000000" w:themeColor="text1"/>
          <w:sz w:val="24"/>
          <w:szCs w:val="24"/>
        </w:rPr>
        <w:t>Thus,we</w:t>
      </w:r>
      <w:proofErr w:type="spellEnd"/>
      <w:r w:rsidRPr="00D135A2">
        <w:rPr>
          <w:rFonts w:ascii="Arial" w:hAnsi="Arial" w:cs="Arial"/>
          <w:color w:val="000000" w:themeColor="text1"/>
          <w:sz w:val="24"/>
          <w:szCs w:val="24"/>
        </w:rPr>
        <w:t xml:space="preserve"> have studied prims algorithm.</w:t>
      </w:r>
    </w:p>
    <w:p w14:paraId="0005E807" w14:textId="77777777" w:rsidR="00D7431D" w:rsidRPr="003555AC" w:rsidRDefault="00D7431D" w:rsidP="00D7431D">
      <w:pPr>
        <w:jc w:val="center"/>
        <w:rPr>
          <w:rFonts w:ascii="Arial" w:hAnsi="Arial" w:cs="Arial"/>
          <w:b/>
          <w:bCs/>
          <w:color w:val="000000" w:themeColor="text1"/>
          <w:sz w:val="40"/>
          <w:szCs w:val="40"/>
          <w:u w:val="single"/>
        </w:rPr>
      </w:pPr>
      <w:r>
        <w:rPr>
          <w:rFonts w:ascii="Arial" w:hAnsi="Arial" w:cs="Arial"/>
          <w:b/>
          <w:bCs/>
          <w:color w:val="000000" w:themeColor="text1"/>
          <w:sz w:val="40"/>
          <w:szCs w:val="40"/>
          <w:u w:val="single"/>
        </w:rPr>
        <w:t>ASSIGNMENT NO.5.</w:t>
      </w:r>
    </w:p>
    <w:p w14:paraId="7DA2FEA6" w14:textId="77777777" w:rsidR="00D7431D" w:rsidRPr="003555AC" w:rsidRDefault="00D7431D" w:rsidP="00D7431D">
      <w:pPr>
        <w:pStyle w:val="Default"/>
        <w:rPr>
          <w:rFonts w:ascii="Arial" w:hAnsi="Arial" w:cs="Arial"/>
          <w:color w:val="000000" w:themeColor="text1"/>
        </w:rPr>
      </w:pPr>
      <w:proofErr w:type="gramStart"/>
      <w:r w:rsidRPr="003555AC">
        <w:rPr>
          <w:rFonts w:ascii="Arial" w:hAnsi="Arial" w:cs="Arial"/>
          <w:b/>
          <w:bCs/>
          <w:color w:val="000000" w:themeColor="text1"/>
          <w:sz w:val="32"/>
          <w:szCs w:val="32"/>
          <w:u w:val="single"/>
        </w:rPr>
        <w:t>Aim :</w:t>
      </w:r>
      <w:proofErr w:type="gramEnd"/>
      <w:r w:rsidRPr="003555AC">
        <w:rPr>
          <w:rFonts w:ascii="Arial" w:hAnsi="Arial" w:cs="Arial"/>
          <w:b/>
          <w:bCs/>
          <w:color w:val="000000" w:themeColor="text1"/>
          <w:sz w:val="32"/>
          <w:szCs w:val="32"/>
          <w:u w:val="single"/>
        </w:rPr>
        <w:t>-</w:t>
      </w:r>
      <w:r w:rsidRPr="003555AC">
        <w:rPr>
          <w:rFonts w:ascii="Arial" w:hAnsi="Arial" w:cs="Arial"/>
          <w:color w:val="000000" w:themeColor="text1"/>
        </w:rPr>
        <w:t xml:space="preserve"> </w:t>
      </w:r>
    </w:p>
    <w:p w14:paraId="711029A7" w14:textId="77777777" w:rsidR="00D7431D" w:rsidRPr="003555AC" w:rsidRDefault="00D7431D" w:rsidP="00D7431D">
      <w:pPr>
        <w:pStyle w:val="Default"/>
        <w:rPr>
          <w:rFonts w:ascii="Arial" w:hAnsi="Arial" w:cs="Arial"/>
          <w:color w:val="000000" w:themeColor="text1"/>
        </w:rPr>
      </w:pPr>
      <w:r w:rsidRPr="003555AC">
        <w:rPr>
          <w:rFonts w:ascii="Arial" w:hAnsi="Arial" w:cs="Arial"/>
          <w:color w:val="000000" w:themeColor="text1"/>
        </w:rPr>
        <w:t xml:space="preserve">You have a business with several offices; you want to lease phone lines to connect them up with each other; and the phone company charges different amounts of money to connect different pairs of cities. You want a set of lines that connects all your offices with a minimum total cost. Solve the problem by suggesting appropriate data </w:t>
      </w:r>
      <w:proofErr w:type="gramStart"/>
      <w:r w:rsidRPr="003555AC">
        <w:rPr>
          <w:rFonts w:ascii="Arial" w:hAnsi="Arial" w:cs="Arial"/>
          <w:color w:val="000000" w:themeColor="text1"/>
        </w:rPr>
        <w:t>structures .</w:t>
      </w:r>
      <w:proofErr w:type="gramEnd"/>
    </w:p>
    <w:p w14:paraId="141AE355" w14:textId="77777777" w:rsidR="00D7431D" w:rsidRPr="003555AC" w:rsidRDefault="00D7431D" w:rsidP="00D7431D">
      <w:pPr>
        <w:pStyle w:val="Default"/>
        <w:rPr>
          <w:rFonts w:ascii="Arial" w:hAnsi="Arial" w:cs="Arial"/>
          <w:color w:val="000000" w:themeColor="text1"/>
        </w:rPr>
      </w:pPr>
      <w:r w:rsidRPr="003555AC">
        <w:rPr>
          <w:rFonts w:ascii="Arial" w:hAnsi="Arial" w:cs="Arial"/>
          <w:b/>
          <w:bCs/>
          <w:color w:val="000000" w:themeColor="text1"/>
          <w:sz w:val="32"/>
          <w:szCs w:val="32"/>
          <w:u w:val="single"/>
        </w:rPr>
        <w:t>Objective</w:t>
      </w:r>
      <w:proofErr w:type="gramStart"/>
      <w:r w:rsidRPr="003555AC">
        <w:rPr>
          <w:rFonts w:ascii="Arial" w:hAnsi="Arial" w:cs="Arial"/>
          <w:b/>
          <w:bCs/>
          <w:color w:val="000000" w:themeColor="text1"/>
          <w:sz w:val="32"/>
          <w:szCs w:val="32"/>
          <w:u w:val="single"/>
        </w:rPr>
        <w:t>:-</w:t>
      </w:r>
      <w:proofErr w:type="gramEnd"/>
      <w:r w:rsidRPr="003555AC">
        <w:rPr>
          <w:rFonts w:ascii="Arial" w:hAnsi="Arial" w:cs="Arial"/>
          <w:b/>
          <w:bCs/>
          <w:color w:val="000000" w:themeColor="text1"/>
          <w:sz w:val="32"/>
          <w:szCs w:val="32"/>
          <w:u w:val="single"/>
        </w:rPr>
        <w:t xml:space="preserve"> </w:t>
      </w:r>
      <w:r w:rsidRPr="003555AC">
        <w:rPr>
          <w:rFonts w:ascii="Arial" w:hAnsi="Arial" w:cs="Arial"/>
          <w:color w:val="000000" w:themeColor="text1"/>
        </w:rPr>
        <w:t xml:space="preserve">To study the use of </w:t>
      </w:r>
      <w:proofErr w:type="spellStart"/>
      <w:r w:rsidRPr="003555AC">
        <w:rPr>
          <w:rFonts w:ascii="Arial" w:hAnsi="Arial" w:cs="Arial"/>
          <w:color w:val="000000" w:themeColor="text1"/>
        </w:rPr>
        <w:t>kruskal’s</w:t>
      </w:r>
      <w:proofErr w:type="spellEnd"/>
      <w:r w:rsidRPr="003555AC">
        <w:rPr>
          <w:rFonts w:ascii="Arial" w:hAnsi="Arial" w:cs="Arial"/>
          <w:color w:val="000000" w:themeColor="text1"/>
        </w:rPr>
        <w:t xml:space="preserve"> and prims algorithm in given problem.</w:t>
      </w:r>
    </w:p>
    <w:p w14:paraId="668FEA80" w14:textId="77777777" w:rsidR="00D7431D" w:rsidRPr="003555AC" w:rsidRDefault="00D7431D" w:rsidP="00D7431D">
      <w:pPr>
        <w:rPr>
          <w:rFonts w:ascii="Arial" w:hAnsi="Arial" w:cs="Arial"/>
          <w:b/>
          <w:bCs/>
          <w:color w:val="000000" w:themeColor="text1"/>
          <w:sz w:val="32"/>
          <w:szCs w:val="32"/>
          <w:u w:val="single"/>
        </w:rPr>
      </w:pPr>
    </w:p>
    <w:p w14:paraId="3A241A4D" w14:textId="77777777" w:rsidR="00D7431D" w:rsidRPr="003555A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3555AC">
        <w:rPr>
          <w:rFonts w:ascii="Arial" w:hAnsi="Arial" w:cs="Arial"/>
          <w:b/>
          <w:bCs/>
          <w:color w:val="000000" w:themeColor="text1"/>
          <w:sz w:val="32"/>
          <w:szCs w:val="32"/>
          <w:u w:val="single"/>
        </w:rPr>
        <w:t>Theory</w:t>
      </w:r>
      <w:proofErr w:type="gramStart"/>
      <w:r w:rsidRPr="003555AC">
        <w:rPr>
          <w:rFonts w:ascii="Arial" w:hAnsi="Arial" w:cs="Arial"/>
          <w:b/>
          <w:bCs/>
          <w:color w:val="000000" w:themeColor="text1"/>
          <w:sz w:val="32"/>
          <w:szCs w:val="32"/>
          <w:u w:val="single"/>
        </w:rPr>
        <w:t>:-</w:t>
      </w:r>
      <w:proofErr w:type="gramEnd"/>
      <w:r w:rsidRPr="003555AC">
        <w:rPr>
          <w:rStyle w:val="Hyperlink"/>
          <w:rFonts w:ascii="Arial" w:hAnsi="Arial" w:cs="Arial"/>
          <w:color w:val="000000" w:themeColor="text1"/>
          <w:sz w:val="16"/>
          <w:szCs w:val="16"/>
          <w:bdr w:val="none" w:sz="0" w:space="0" w:color="auto" w:frame="1"/>
        </w:rPr>
        <w:t xml:space="preserve"> </w:t>
      </w:r>
      <w:r w:rsidRPr="003555AC">
        <w:rPr>
          <w:rStyle w:val="Emphasis"/>
          <w:rFonts w:ascii="Arial" w:hAnsi="Arial" w:cs="Arial"/>
          <w:color w:val="000000" w:themeColor="text1"/>
          <w:bdr w:val="none" w:sz="0" w:space="0" w:color="auto" w:frame="1"/>
        </w:rPr>
        <w:t>What is Minimum Spanning Tree?</w:t>
      </w:r>
      <w:r w:rsidRPr="003555AC">
        <w:rPr>
          <w:rFonts w:ascii="Arial" w:hAnsi="Arial" w:cs="Arial"/>
          <w:color w:val="000000" w:themeColor="text1"/>
        </w:rPr>
        <w:br/>
        <w:t>Given a connected and undirected graph, a </w:t>
      </w:r>
      <w:r w:rsidRPr="003555AC">
        <w:rPr>
          <w:rStyle w:val="Emphasis"/>
          <w:rFonts w:ascii="Arial" w:hAnsi="Arial" w:cs="Arial"/>
          <w:color w:val="000000" w:themeColor="text1"/>
          <w:bdr w:val="none" w:sz="0" w:space="0" w:color="auto" w:frame="1"/>
        </w:rPr>
        <w:t>spanning tree</w:t>
      </w:r>
      <w:r w:rsidRPr="003555AC">
        <w:rPr>
          <w:rFonts w:ascii="Arial" w:hAnsi="Arial" w:cs="Arial"/>
          <w:color w:val="000000" w:themeColor="text1"/>
        </w:rPr>
        <w:t> of that graph is a subgraph that is a tree and connects all the vertices together. A single graph can have many different spanning trees. A </w:t>
      </w:r>
      <w:r w:rsidRPr="003555AC">
        <w:rPr>
          <w:rStyle w:val="Emphasis"/>
          <w:rFonts w:ascii="Arial" w:hAnsi="Arial" w:cs="Arial"/>
          <w:color w:val="000000" w:themeColor="text1"/>
          <w:bdr w:val="none" w:sz="0" w:space="0" w:color="auto" w:frame="1"/>
        </w:rPr>
        <w:t>minimum spanning tree (MST)</w:t>
      </w:r>
      <w:r w:rsidRPr="003555AC">
        <w:rPr>
          <w:rFonts w:ascii="Arial" w:hAnsi="Arial" w:cs="Arial"/>
          <w:color w:val="000000" w:themeColor="text1"/>
        </w:rPr>
        <w:t> or minimum weight spanning tree for a weighted, connected and undirected graph is a spanning tree with weight less than or equal to the weight of every other spanning tree. The weight of a spanning tree is the sum of weights given to each edge of the spanning tree.</w:t>
      </w:r>
    </w:p>
    <w:p w14:paraId="1611C1BC" w14:textId="77777777" w:rsidR="00D7431D" w:rsidRPr="003555A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3555AC">
        <w:rPr>
          <w:rStyle w:val="Emphasis"/>
          <w:rFonts w:ascii="Arial" w:hAnsi="Arial" w:cs="Arial"/>
          <w:color w:val="000000" w:themeColor="text1"/>
          <w:bdr w:val="none" w:sz="0" w:space="0" w:color="auto" w:frame="1"/>
        </w:rPr>
        <w:t>How many edges does a minimum spanning tree has?</w:t>
      </w:r>
      <w:r w:rsidRPr="003555AC">
        <w:rPr>
          <w:rFonts w:ascii="Arial" w:hAnsi="Arial" w:cs="Arial"/>
          <w:color w:val="000000" w:themeColor="text1"/>
        </w:rPr>
        <w:br/>
        <w:t>A minimum spanning tree has (V – 1) edges where V is the number of vertices in the given graph.</w:t>
      </w:r>
    </w:p>
    <w:p w14:paraId="424200E5" w14:textId="77777777" w:rsidR="00D7431D" w:rsidRPr="003555A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3555AC">
        <w:rPr>
          <w:rStyle w:val="Emphasis"/>
          <w:rFonts w:ascii="Arial" w:hAnsi="Arial" w:cs="Arial"/>
          <w:color w:val="000000" w:themeColor="text1"/>
          <w:bdr w:val="none" w:sz="0" w:space="0" w:color="auto" w:frame="1"/>
        </w:rPr>
        <w:lastRenderedPageBreak/>
        <w:t>What are the applications of Minimum Spanning Tree?</w:t>
      </w:r>
      <w:r w:rsidRPr="003555AC">
        <w:rPr>
          <w:rFonts w:ascii="Arial" w:hAnsi="Arial" w:cs="Arial"/>
          <w:color w:val="000000" w:themeColor="text1"/>
        </w:rPr>
        <w:br/>
        <w:t>See </w:t>
      </w:r>
      <w:hyperlink r:id="rId26" w:history="1">
        <w:r w:rsidRPr="003555AC">
          <w:rPr>
            <w:rStyle w:val="Hyperlink"/>
            <w:rFonts w:ascii="Arial" w:hAnsi="Arial" w:cs="Arial"/>
            <w:color w:val="000000" w:themeColor="text1"/>
            <w:bdr w:val="none" w:sz="0" w:space="0" w:color="auto" w:frame="1"/>
          </w:rPr>
          <w:t>this </w:t>
        </w:r>
      </w:hyperlink>
      <w:r w:rsidRPr="003555AC">
        <w:rPr>
          <w:rFonts w:ascii="Arial" w:hAnsi="Arial" w:cs="Arial"/>
          <w:color w:val="000000" w:themeColor="text1"/>
        </w:rPr>
        <w:t>for applications of MST.</w:t>
      </w:r>
    </w:p>
    <w:p w14:paraId="7929227C" w14:textId="77777777" w:rsidR="00D7431D" w:rsidRPr="003555AC" w:rsidRDefault="00D7431D" w:rsidP="00D7431D">
      <w:pPr>
        <w:pStyle w:val="NormalWeb"/>
        <w:shd w:val="clear" w:color="auto" w:fill="FFFFFF"/>
        <w:spacing w:before="0" w:beforeAutospacing="0" w:afterAutospacing="0"/>
        <w:textAlignment w:val="baseline"/>
        <w:rPr>
          <w:rFonts w:ascii="Arial" w:hAnsi="Arial" w:cs="Arial"/>
          <w:color w:val="000000" w:themeColor="text1"/>
        </w:rPr>
      </w:pPr>
      <w:r w:rsidRPr="003555AC">
        <w:rPr>
          <w:rFonts w:ascii="Arial" w:hAnsi="Arial" w:cs="Arial"/>
          <w:color w:val="000000" w:themeColor="text1"/>
        </w:rPr>
        <w:t>Below are the steps for finding MST using Kruskal’s algorithm</w:t>
      </w:r>
    </w:p>
    <w:p w14:paraId="3A1CF252" w14:textId="77777777" w:rsidR="00D7431D" w:rsidRPr="003555AC" w:rsidRDefault="00D7431D" w:rsidP="00D7431D">
      <w:pPr>
        <w:pStyle w:val="NormalWeb"/>
        <w:shd w:val="clear" w:color="auto" w:fill="FAFAFA"/>
        <w:spacing w:before="0" w:beforeAutospacing="0" w:after="0" w:afterAutospacing="0"/>
        <w:textAlignment w:val="baseline"/>
        <w:rPr>
          <w:rFonts w:ascii="Arial" w:hAnsi="Arial" w:cs="Arial"/>
          <w:i/>
          <w:iCs/>
          <w:color w:val="000000" w:themeColor="text1"/>
        </w:rPr>
      </w:pPr>
      <w:r w:rsidRPr="003555AC">
        <w:rPr>
          <w:rStyle w:val="Strong"/>
          <w:rFonts w:ascii="Arial" w:hAnsi="Arial" w:cs="Arial"/>
          <w:i/>
          <w:iCs/>
          <w:color w:val="000000" w:themeColor="text1"/>
          <w:bdr w:val="none" w:sz="0" w:space="0" w:color="auto" w:frame="1"/>
        </w:rPr>
        <w:t>1.</w:t>
      </w:r>
      <w:r w:rsidRPr="003555AC">
        <w:rPr>
          <w:rFonts w:ascii="Arial" w:hAnsi="Arial" w:cs="Arial"/>
          <w:i/>
          <w:iCs/>
          <w:color w:val="000000" w:themeColor="text1"/>
        </w:rPr>
        <w:t> Sort all the edges in non-decreasing order of their weight.</w:t>
      </w:r>
      <w:r w:rsidRPr="003555AC">
        <w:rPr>
          <w:rFonts w:ascii="Arial" w:hAnsi="Arial" w:cs="Arial"/>
          <w:i/>
          <w:iCs/>
          <w:color w:val="000000" w:themeColor="text1"/>
        </w:rPr>
        <w:br/>
      </w:r>
      <w:r w:rsidRPr="003555AC">
        <w:rPr>
          <w:rStyle w:val="Strong"/>
          <w:rFonts w:ascii="Arial" w:hAnsi="Arial" w:cs="Arial"/>
          <w:i/>
          <w:iCs/>
          <w:color w:val="000000" w:themeColor="text1"/>
          <w:bdr w:val="none" w:sz="0" w:space="0" w:color="auto" w:frame="1"/>
        </w:rPr>
        <w:t>2.</w:t>
      </w:r>
      <w:r w:rsidRPr="003555AC">
        <w:rPr>
          <w:rFonts w:ascii="Arial" w:hAnsi="Arial" w:cs="Arial"/>
          <w:i/>
          <w:iCs/>
          <w:color w:val="000000" w:themeColor="text1"/>
        </w:rPr>
        <w:t> Pick the smallest edge. Check if it forms a cycle with the spanning tree formed so far. If cycle is not formed, include this edge. Else, discard it.</w:t>
      </w:r>
      <w:r w:rsidRPr="003555AC">
        <w:rPr>
          <w:rFonts w:ascii="Arial" w:hAnsi="Arial" w:cs="Arial"/>
          <w:i/>
          <w:iCs/>
          <w:color w:val="000000" w:themeColor="text1"/>
        </w:rPr>
        <w:br/>
      </w:r>
      <w:r w:rsidRPr="003555AC">
        <w:rPr>
          <w:rStyle w:val="Strong"/>
          <w:rFonts w:ascii="Arial" w:hAnsi="Arial" w:cs="Arial"/>
          <w:i/>
          <w:iCs/>
          <w:color w:val="000000" w:themeColor="text1"/>
          <w:bdr w:val="none" w:sz="0" w:space="0" w:color="auto" w:frame="1"/>
        </w:rPr>
        <w:t>3.</w:t>
      </w:r>
      <w:r w:rsidRPr="003555AC">
        <w:rPr>
          <w:rFonts w:ascii="Arial" w:hAnsi="Arial" w:cs="Arial"/>
          <w:i/>
          <w:iCs/>
          <w:color w:val="000000" w:themeColor="text1"/>
        </w:rPr>
        <w:t> Repeat step#2 until there are (V-1) edges in the spanning tree.</w:t>
      </w:r>
    </w:p>
    <w:p w14:paraId="038916A0" w14:textId="77777777" w:rsidR="00D7431D" w:rsidRPr="003555A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3555AC">
        <w:rPr>
          <w:rFonts w:ascii="Arial" w:hAnsi="Arial" w:cs="Arial"/>
          <w:color w:val="000000" w:themeColor="text1"/>
        </w:rPr>
        <w:t>The step#2 uses </w:t>
      </w:r>
      <w:hyperlink r:id="rId27" w:history="1">
        <w:r w:rsidRPr="003555AC">
          <w:rPr>
            <w:rStyle w:val="Hyperlink"/>
            <w:rFonts w:ascii="Arial" w:hAnsi="Arial" w:cs="Arial"/>
            <w:color w:val="000000" w:themeColor="text1"/>
            <w:bdr w:val="none" w:sz="0" w:space="0" w:color="auto" w:frame="1"/>
          </w:rPr>
          <w:t>Union-Find algorithm</w:t>
        </w:r>
      </w:hyperlink>
      <w:r w:rsidRPr="003555AC">
        <w:rPr>
          <w:rFonts w:ascii="Arial" w:hAnsi="Arial" w:cs="Arial"/>
          <w:color w:val="000000" w:themeColor="text1"/>
        </w:rPr>
        <w:t xml:space="preserve"> to detect cycle. </w:t>
      </w:r>
    </w:p>
    <w:p w14:paraId="3D359BA4" w14:textId="77777777" w:rsidR="00D7431D" w:rsidRPr="003555A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p>
    <w:p w14:paraId="4CA0C02A" w14:textId="77777777" w:rsidR="00D7431D" w:rsidRPr="003555AC" w:rsidRDefault="00D7431D" w:rsidP="00D7431D">
      <w:pPr>
        <w:pStyle w:val="NormalWeb"/>
        <w:shd w:val="clear" w:color="auto" w:fill="FFFFFF"/>
        <w:spacing w:before="0" w:beforeAutospacing="0" w:afterAutospacing="0"/>
        <w:textAlignment w:val="baseline"/>
        <w:rPr>
          <w:rFonts w:ascii="Arial" w:hAnsi="Arial" w:cs="Arial"/>
          <w:color w:val="000000" w:themeColor="text1"/>
        </w:rPr>
      </w:pPr>
      <w:r w:rsidRPr="003555AC">
        <w:rPr>
          <w:rFonts w:ascii="Arial" w:hAnsi="Arial" w:cs="Arial"/>
          <w:color w:val="000000" w:themeColor="text1"/>
        </w:rPr>
        <w:t xml:space="preserve">The algorithm is a Greedy Algorithm. The Greedy Choice is to pick the smallest weight edge that does not cause a cycle in the MST constructed so far. </w:t>
      </w:r>
    </w:p>
    <w:p w14:paraId="4DF8E013" w14:textId="77777777" w:rsidR="00D7431D" w:rsidRDefault="00D7431D" w:rsidP="00D7431D">
      <w:pPr>
        <w:rPr>
          <w:rFonts w:ascii="Arial" w:hAnsi="Arial" w:cs="Arial"/>
          <w:b/>
          <w:bCs/>
          <w:color w:val="000000" w:themeColor="text1"/>
          <w:sz w:val="32"/>
          <w:szCs w:val="32"/>
          <w:u w:val="single"/>
        </w:rPr>
      </w:pPr>
    </w:p>
    <w:p w14:paraId="5FB92A6B" w14:textId="77777777" w:rsidR="00D7431D" w:rsidRPr="003555AC" w:rsidRDefault="00D7431D" w:rsidP="00D7431D">
      <w:pPr>
        <w:rPr>
          <w:rFonts w:ascii="Arial" w:hAnsi="Arial" w:cs="Arial"/>
          <w:b/>
          <w:bCs/>
          <w:color w:val="000000" w:themeColor="text1"/>
          <w:sz w:val="32"/>
          <w:szCs w:val="32"/>
          <w:u w:val="single"/>
        </w:rPr>
      </w:pPr>
      <w:r w:rsidRPr="003555AC">
        <w:rPr>
          <w:rFonts w:ascii="Arial" w:hAnsi="Arial" w:cs="Arial"/>
          <w:b/>
          <w:bCs/>
          <w:color w:val="000000" w:themeColor="text1"/>
          <w:sz w:val="32"/>
          <w:szCs w:val="32"/>
          <w:u w:val="single"/>
        </w:rPr>
        <w:t>Algorithm:-</w:t>
      </w:r>
    </w:p>
    <w:p w14:paraId="5D9D2BD4" w14:textId="77777777" w:rsidR="00D7431D" w:rsidRPr="003555AC" w:rsidRDefault="00D7431D" w:rsidP="00D7431D">
      <w:pPr>
        <w:numPr>
          <w:ilvl w:val="0"/>
          <w:numId w:val="4"/>
        </w:numPr>
        <w:shd w:val="clear" w:color="auto" w:fill="FFFFFF"/>
        <w:spacing w:before="100" w:beforeAutospacing="1" w:after="24" w:line="240" w:lineRule="auto"/>
        <w:ind w:left="384"/>
        <w:rPr>
          <w:rFonts w:ascii="Arial" w:eastAsia="Times New Roman" w:hAnsi="Arial" w:cs="Arial"/>
          <w:color w:val="000000" w:themeColor="text1"/>
          <w:sz w:val="21"/>
          <w:szCs w:val="21"/>
          <w:lang w:bidi="bn-IN"/>
        </w:rPr>
      </w:pPr>
      <w:r w:rsidRPr="003555AC">
        <w:rPr>
          <w:rFonts w:ascii="Arial" w:eastAsia="Times New Roman" w:hAnsi="Arial" w:cs="Arial"/>
          <w:color w:val="000000" w:themeColor="text1"/>
          <w:sz w:val="21"/>
          <w:szCs w:val="21"/>
          <w:lang w:bidi="bn-IN"/>
        </w:rPr>
        <w:t>create a forest </w:t>
      </w:r>
      <w:r w:rsidRPr="003555AC">
        <w:rPr>
          <w:rFonts w:ascii="Arial" w:eastAsia="Times New Roman" w:hAnsi="Arial" w:cs="Arial"/>
          <w:i/>
          <w:iCs/>
          <w:color w:val="000000" w:themeColor="text1"/>
          <w:sz w:val="21"/>
          <w:szCs w:val="21"/>
          <w:lang w:bidi="bn-IN"/>
        </w:rPr>
        <w:t>F</w:t>
      </w:r>
      <w:r w:rsidRPr="003555AC">
        <w:rPr>
          <w:rFonts w:ascii="Arial" w:eastAsia="Times New Roman" w:hAnsi="Arial" w:cs="Arial"/>
          <w:color w:val="000000" w:themeColor="text1"/>
          <w:sz w:val="21"/>
          <w:szCs w:val="21"/>
          <w:lang w:bidi="bn-IN"/>
        </w:rPr>
        <w:t> (a set of trees), where each vertex in the graph is a separate </w:t>
      </w:r>
      <w:hyperlink r:id="rId28" w:tooltip="Tree (graph theory)" w:history="1">
        <w:r w:rsidRPr="003555AC">
          <w:rPr>
            <w:rFonts w:ascii="Arial" w:eastAsia="Times New Roman" w:hAnsi="Arial" w:cs="Arial"/>
            <w:color w:val="000000" w:themeColor="text1"/>
            <w:sz w:val="21"/>
            <w:lang w:bidi="bn-IN"/>
          </w:rPr>
          <w:t>tree</w:t>
        </w:r>
      </w:hyperlink>
    </w:p>
    <w:p w14:paraId="71A73F80" w14:textId="77777777" w:rsidR="00D7431D" w:rsidRPr="00657A56" w:rsidRDefault="00D7431D" w:rsidP="00D7431D">
      <w:pPr>
        <w:numPr>
          <w:ilvl w:val="0"/>
          <w:numId w:val="4"/>
        </w:numPr>
        <w:shd w:val="clear" w:color="auto" w:fill="FFFFFF"/>
        <w:spacing w:before="100" w:beforeAutospacing="1" w:after="24" w:line="240" w:lineRule="auto"/>
        <w:ind w:left="384"/>
        <w:rPr>
          <w:rFonts w:ascii="Arial" w:eastAsia="Times New Roman" w:hAnsi="Arial" w:cs="Arial"/>
          <w:color w:val="000000" w:themeColor="text1"/>
          <w:sz w:val="21"/>
          <w:szCs w:val="21"/>
          <w:lang w:bidi="bn-IN"/>
        </w:rPr>
      </w:pPr>
      <w:r w:rsidRPr="00657A56">
        <w:rPr>
          <w:rFonts w:ascii="Arial" w:eastAsia="Times New Roman" w:hAnsi="Arial" w:cs="Arial"/>
          <w:color w:val="000000" w:themeColor="text1"/>
          <w:sz w:val="21"/>
          <w:szCs w:val="21"/>
          <w:lang w:bidi="bn-IN"/>
        </w:rPr>
        <w:t>create a set </w:t>
      </w:r>
      <w:r w:rsidRPr="00657A56">
        <w:rPr>
          <w:rFonts w:ascii="Arial" w:eastAsia="Times New Roman" w:hAnsi="Arial" w:cs="Arial"/>
          <w:i/>
          <w:iCs/>
          <w:color w:val="000000" w:themeColor="text1"/>
          <w:sz w:val="21"/>
          <w:szCs w:val="21"/>
          <w:lang w:bidi="bn-IN"/>
        </w:rPr>
        <w:t>S</w:t>
      </w:r>
      <w:r w:rsidRPr="00657A56">
        <w:rPr>
          <w:rFonts w:ascii="Arial" w:eastAsia="Times New Roman" w:hAnsi="Arial" w:cs="Arial"/>
          <w:color w:val="000000" w:themeColor="text1"/>
          <w:sz w:val="21"/>
          <w:szCs w:val="21"/>
          <w:lang w:bidi="bn-IN"/>
        </w:rPr>
        <w:t> containing all the edges in the graph</w:t>
      </w:r>
    </w:p>
    <w:p w14:paraId="383C0963" w14:textId="77777777" w:rsidR="00D7431D" w:rsidRPr="00657A56" w:rsidRDefault="00D7431D" w:rsidP="00D7431D">
      <w:pPr>
        <w:numPr>
          <w:ilvl w:val="0"/>
          <w:numId w:val="4"/>
        </w:numPr>
        <w:shd w:val="clear" w:color="auto" w:fill="FFFFFF"/>
        <w:spacing w:before="100" w:beforeAutospacing="1" w:after="24" w:line="240" w:lineRule="auto"/>
        <w:ind w:left="384"/>
        <w:rPr>
          <w:rFonts w:ascii="Arial" w:eastAsia="Times New Roman" w:hAnsi="Arial" w:cs="Arial"/>
          <w:color w:val="000000" w:themeColor="text1"/>
          <w:sz w:val="21"/>
          <w:szCs w:val="21"/>
          <w:lang w:bidi="bn-IN"/>
        </w:rPr>
      </w:pPr>
      <w:r w:rsidRPr="00657A56">
        <w:rPr>
          <w:rFonts w:ascii="Arial" w:eastAsia="Times New Roman" w:hAnsi="Arial" w:cs="Arial"/>
          <w:color w:val="000000" w:themeColor="text1"/>
          <w:sz w:val="21"/>
          <w:szCs w:val="21"/>
          <w:lang w:bidi="bn-IN"/>
        </w:rPr>
        <w:t>while </w:t>
      </w:r>
      <w:r w:rsidRPr="00657A56">
        <w:rPr>
          <w:rFonts w:ascii="Arial" w:eastAsia="Times New Roman" w:hAnsi="Arial" w:cs="Arial"/>
          <w:i/>
          <w:iCs/>
          <w:color w:val="000000" w:themeColor="text1"/>
          <w:sz w:val="21"/>
          <w:szCs w:val="21"/>
          <w:lang w:bidi="bn-IN"/>
        </w:rPr>
        <w:t>S</w:t>
      </w:r>
      <w:r w:rsidRPr="00657A56">
        <w:rPr>
          <w:rFonts w:ascii="Arial" w:eastAsia="Times New Roman" w:hAnsi="Arial" w:cs="Arial"/>
          <w:color w:val="000000" w:themeColor="text1"/>
          <w:sz w:val="21"/>
          <w:szCs w:val="21"/>
          <w:lang w:bidi="bn-IN"/>
        </w:rPr>
        <w:t> is </w:t>
      </w:r>
      <w:hyperlink r:id="rId29" w:tooltip="Nonempty" w:history="1">
        <w:r w:rsidRPr="003555AC">
          <w:rPr>
            <w:rFonts w:ascii="Arial" w:eastAsia="Times New Roman" w:hAnsi="Arial" w:cs="Arial"/>
            <w:color w:val="000000" w:themeColor="text1"/>
            <w:sz w:val="21"/>
            <w:lang w:bidi="bn-IN"/>
          </w:rPr>
          <w:t>nonempty</w:t>
        </w:r>
      </w:hyperlink>
      <w:r w:rsidRPr="00657A56">
        <w:rPr>
          <w:rFonts w:ascii="Arial" w:eastAsia="Times New Roman" w:hAnsi="Arial" w:cs="Arial"/>
          <w:color w:val="000000" w:themeColor="text1"/>
          <w:sz w:val="21"/>
          <w:szCs w:val="21"/>
          <w:lang w:bidi="bn-IN"/>
        </w:rPr>
        <w:t> and </w:t>
      </w:r>
      <w:r w:rsidRPr="00657A56">
        <w:rPr>
          <w:rFonts w:ascii="Arial" w:eastAsia="Times New Roman" w:hAnsi="Arial" w:cs="Arial"/>
          <w:i/>
          <w:iCs/>
          <w:color w:val="000000" w:themeColor="text1"/>
          <w:sz w:val="21"/>
          <w:szCs w:val="21"/>
          <w:lang w:bidi="bn-IN"/>
        </w:rPr>
        <w:t>F</w:t>
      </w:r>
      <w:r w:rsidRPr="00657A56">
        <w:rPr>
          <w:rFonts w:ascii="Arial" w:eastAsia="Times New Roman" w:hAnsi="Arial" w:cs="Arial"/>
          <w:color w:val="000000" w:themeColor="text1"/>
          <w:sz w:val="21"/>
          <w:szCs w:val="21"/>
          <w:lang w:bidi="bn-IN"/>
        </w:rPr>
        <w:t> is not yet </w:t>
      </w:r>
      <w:hyperlink r:id="rId30" w:tooltip="Spanning tree" w:history="1">
        <w:r w:rsidRPr="003555AC">
          <w:rPr>
            <w:rFonts w:ascii="Arial" w:eastAsia="Times New Roman" w:hAnsi="Arial" w:cs="Arial"/>
            <w:color w:val="000000" w:themeColor="text1"/>
            <w:sz w:val="21"/>
            <w:lang w:bidi="bn-IN"/>
          </w:rPr>
          <w:t>spanning</w:t>
        </w:r>
      </w:hyperlink>
    </w:p>
    <w:p w14:paraId="7240E66A" w14:textId="77777777" w:rsidR="00D7431D" w:rsidRPr="00657A56" w:rsidRDefault="00D7431D" w:rsidP="00D7431D">
      <w:pPr>
        <w:numPr>
          <w:ilvl w:val="1"/>
          <w:numId w:val="4"/>
        </w:numPr>
        <w:shd w:val="clear" w:color="auto" w:fill="FFFFFF"/>
        <w:spacing w:before="100" w:beforeAutospacing="1" w:after="24" w:line="240" w:lineRule="auto"/>
        <w:ind w:left="768"/>
        <w:rPr>
          <w:rFonts w:ascii="Arial" w:eastAsia="Times New Roman" w:hAnsi="Arial" w:cs="Arial"/>
          <w:color w:val="000000" w:themeColor="text1"/>
          <w:sz w:val="21"/>
          <w:szCs w:val="21"/>
          <w:lang w:bidi="bn-IN"/>
        </w:rPr>
      </w:pPr>
      <w:r w:rsidRPr="00657A56">
        <w:rPr>
          <w:rFonts w:ascii="Arial" w:eastAsia="Times New Roman" w:hAnsi="Arial" w:cs="Arial"/>
          <w:color w:val="000000" w:themeColor="text1"/>
          <w:sz w:val="21"/>
          <w:szCs w:val="21"/>
          <w:lang w:bidi="bn-IN"/>
        </w:rPr>
        <w:t>remove an edge with minimum weight from </w:t>
      </w:r>
      <w:r w:rsidRPr="00657A56">
        <w:rPr>
          <w:rFonts w:ascii="Arial" w:eastAsia="Times New Roman" w:hAnsi="Arial" w:cs="Arial"/>
          <w:i/>
          <w:iCs/>
          <w:color w:val="000000" w:themeColor="text1"/>
          <w:sz w:val="21"/>
          <w:szCs w:val="21"/>
          <w:lang w:bidi="bn-IN"/>
        </w:rPr>
        <w:t>S</w:t>
      </w:r>
    </w:p>
    <w:p w14:paraId="3ED46D57" w14:textId="77777777" w:rsidR="00D7431D" w:rsidRPr="00657A56" w:rsidRDefault="00D7431D" w:rsidP="00D7431D">
      <w:pPr>
        <w:numPr>
          <w:ilvl w:val="1"/>
          <w:numId w:val="4"/>
        </w:numPr>
        <w:shd w:val="clear" w:color="auto" w:fill="FFFFFF"/>
        <w:spacing w:before="100" w:beforeAutospacing="1" w:after="24" w:line="240" w:lineRule="auto"/>
        <w:ind w:left="768"/>
        <w:rPr>
          <w:rFonts w:ascii="Arial" w:eastAsia="Times New Roman" w:hAnsi="Arial" w:cs="Arial"/>
          <w:color w:val="000000" w:themeColor="text1"/>
          <w:sz w:val="21"/>
          <w:szCs w:val="21"/>
          <w:lang w:bidi="bn-IN"/>
        </w:rPr>
      </w:pPr>
      <w:r w:rsidRPr="00657A56">
        <w:rPr>
          <w:rFonts w:ascii="Arial" w:eastAsia="Times New Roman" w:hAnsi="Arial" w:cs="Arial"/>
          <w:color w:val="000000" w:themeColor="text1"/>
          <w:sz w:val="21"/>
          <w:szCs w:val="21"/>
          <w:lang w:bidi="bn-IN"/>
        </w:rPr>
        <w:t>if the removed edge connects two different trees then add it to the forest </w:t>
      </w:r>
      <w:r w:rsidRPr="00657A56">
        <w:rPr>
          <w:rFonts w:ascii="Arial" w:eastAsia="Times New Roman" w:hAnsi="Arial" w:cs="Arial"/>
          <w:i/>
          <w:iCs/>
          <w:color w:val="000000" w:themeColor="text1"/>
          <w:sz w:val="21"/>
          <w:szCs w:val="21"/>
          <w:lang w:bidi="bn-IN"/>
        </w:rPr>
        <w:t>F</w:t>
      </w:r>
      <w:r w:rsidRPr="00657A56">
        <w:rPr>
          <w:rFonts w:ascii="Arial" w:eastAsia="Times New Roman" w:hAnsi="Arial" w:cs="Arial"/>
          <w:color w:val="000000" w:themeColor="text1"/>
          <w:sz w:val="21"/>
          <w:szCs w:val="21"/>
          <w:lang w:bidi="bn-IN"/>
        </w:rPr>
        <w:t>, combining two trees into a single tree</w:t>
      </w:r>
    </w:p>
    <w:p w14:paraId="76736DC1" w14:textId="77777777" w:rsidR="00D7431D" w:rsidRPr="003555AC" w:rsidRDefault="00D7431D" w:rsidP="00D7431D">
      <w:pPr>
        <w:shd w:val="clear" w:color="auto" w:fill="FFFFFF"/>
        <w:spacing w:before="120" w:after="120" w:line="240" w:lineRule="auto"/>
        <w:rPr>
          <w:rFonts w:ascii="Arial" w:eastAsia="Times New Roman" w:hAnsi="Arial" w:cs="Arial"/>
          <w:color w:val="000000" w:themeColor="text1"/>
          <w:sz w:val="21"/>
          <w:szCs w:val="21"/>
          <w:lang w:bidi="bn-IN"/>
        </w:rPr>
      </w:pPr>
      <w:r w:rsidRPr="00657A56">
        <w:rPr>
          <w:rFonts w:ascii="Arial" w:eastAsia="Times New Roman" w:hAnsi="Arial" w:cs="Arial"/>
          <w:color w:val="000000" w:themeColor="text1"/>
          <w:sz w:val="21"/>
          <w:szCs w:val="21"/>
          <w:lang w:bidi="bn-IN"/>
        </w:rPr>
        <w:t>At the termination of the algorithm, the forest forms a minimum spanning forest of the graph. If the graph is connected, the forest has a single component and forms a minimum spanning tree</w:t>
      </w:r>
      <w:r w:rsidRPr="003555AC">
        <w:rPr>
          <w:rFonts w:ascii="Arial" w:eastAsia="Times New Roman" w:hAnsi="Arial" w:cs="Arial"/>
          <w:color w:val="000000" w:themeColor="text1"/>
          <w:sz w:val="21"/>
          <w:szCs w:val="21"/>
          <w:lang w:bidi="bn-IN"/>
        </w:rPr>
        <w:t>.</w:t>
      </w:r>
    </w:p>
    <w:p w14:paraId="45468C6F" w14:textId="77777777" w:rsidR="00D7431D" w:rsidRDefault="00D7431D" w:rsidP="00D7431D">
      <w:pPr>
        <w:rPr>
          <w:rFonts w:ascii="Arial" w:hAnsi="Arial" w:cs="Arial"/>
          <w:b/>
          <w:bCs/>
          <w:color w:val="000000" w:themeColor="text1"/>
          <w:sz w:val="32"/>
          <w:szCs w:val="32"/>
          <w:u w:val="single"/>
        </w:rPr>
      </w:pPr>
    </w:p>
    <w:p w14:paraId="3E8659F6" w14:textId="77777777" w:rsidR="00D7431D" w:rsidRPr="003555AC" w:rsidRDefault="00D7431D" w:rsidP="00D7431D">
      <w:pPr>
        <w:rPr>
          <w:rFonts w:ascii="Arial" w:hAnsi="Arial" w:cs="Arial"/>
          <w:b/>
          <w:bCs/>
          <w:color w:val="000000" w:themeColor="text1"/>
          <w:sz w:val="32"/>
          <w:szCs w:val="32"/>
          <w:u w:val="single"/>
        </w:rPr>
      </w:pPr>
      <w:r w:rsidRPr="003555AC">
        <w:rPr>
          <w:rFonts w:ascii="Arial" w:hAnsi="Arial" w:cs="Arial"/>
          <w:b/>
          <w:bCs/>
          <w:color w:val="000000" w:themeColor="text1"/>
          <w:sz w:val="32"/>
          <w:szCs w:val="32"/>
          <w:u w:val="single"/>
        </w:rPr>
        <w:t>Program Code:-</w:t>
      </w:r>
    </w:p>
    <w:p w14:paraId="433611D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#include &lt;iostream&gt;</w:t>
      </w:r>
    </w:p>
    <w:p w14:paraId="0C56B53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#include&lt;</w:t>
      </w:r>
      <w:proofErr w:type="spellStart"/>
      <w:r w:rsidRPr="003555AC">
        <w:rPr>
          <w:rFonts w:ascii="Arial" w:hAnsi="Arial" w:cs="Arial"/>
          <w:color w:val="000000" w:themeColor="text1"/>
          <w:sz w:val="24"/>
          <w:szCs w:val="24"/>
        </w:rPr>
        <w:t>iomanip</w:t>
      </w:r>
      <w:proofErr w:type="spellEnd"/>
      <w:r w:rsidRPr="003555AC">
        <w:rPr>
          <w:rFonts w:ascii="Arial" w:hAnsi="Arial" w:cs="Arial"/>
          <w:color w:val="000000" w:themeColor="text1"/>
          <w:sz w:val="24"/>
          <w:szCs w:val="24"/>
        </w:rPr>
        <w:t>&gt;</w:t>
      </w:r>
    </w:p>
    <w:p w14:paraId="7573494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using namespace std;</w:t>
      </w:r>
    </w:p>
    <w:p w14:paraId="62CF5FD7" w14:textId="77777777" w:rsidR="00D7431D" w:rsidRPr="003555AC" w:rsidRDefault="00D7431D" w:rsidP="00D7431D">
      <w:pPr>
        <w:rPr>
          <w:rFonts w:ascii="Arial" w:hAnsi="Arial" w:cs="Arial"/>
          <w:color w:val="000000" w:themeColor="text1"/>
          <w:sz w:val="24"/>
          <w:szCs w:val="24"/>
        </w:rPr>
      </w:pPr>
    </w:p>
    <w:p w14:paraId="489CB1B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const int MAX=10;</w:t>
      </w:r>
    </w:p>
    <w:p w14:paraId="3E5AA7ED"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class</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  //forward declaration</w:t>
      </w:r>
    </w:p>
    <w:p w14:paraId="36E8FEE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class Edge</w:t>
      </w:r>
      <w:r w:rsidRPr="003555AC">
        <w:rPr>
          <w:rFonts w:ascii="Arial" w:hAnsi="Arial" w:cs="Arial"/>
          <w:color w:val="000000" w:themeColor="text1"/>
          <w:sz w:val="24"/>
          <w:szCs w:val="24"/>
        </w:rPr>
        <w:tab/>
      </w:r>
      <w:r w:rsidRPr="003555AC">
        <w:rPr>
          <w:rFonts w:ascii="Arial" w:hAnsi="Arial" w:cs="Arial"/>
          <w:color w:val="000000" w:themeColor="text1"/>
          <w:sz w:val="24"/>
          <w:szCs w:val="24"/>
        </w:rPr>
        <w:tab/>
        <w:t>//USED IN KRUSKAL</w:t>
      </w:r>
    </w:p>
    <w:p w14:paraId="2387823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209A53F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int</w:t>
      </w:r>
      <w:proofErr w:type="spellEnd"/>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u,v,w</w:t>
      </w:r>
      <w:proofErr w:type="spellEnd"/>
      <w:r w:rsidRPr="003555AC">
        <w:rPr>
          <w:rFonts w:ascii="Arial" w:hAnsi="Arial" w:cs="Arial"/>
          <w:color w:val="000000" w:themeColor="text1"/>
          <w:sz w:val="24"/>
          <w:szCs w:val="24"/>
        </w:rPr>
        <w:t>;</w:t>
      </w:r>
    </w:p>
    <w:p w14:paraId="5B93ED1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public:</w:t>
      </w:r>
    </w:p>
    <w:p w14:paraId="54FC6F3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proofErr w:type="gramStart"/>
      <w:r w:rsidRPr="003555AC">
        <w:rPr>
          <w:rFonts w:ascii="Arial" w:hAnsi="Arial" w:cs="Arial"/>
          <w:color w:val="000000" w:themeColor="text1"/>
          <w:sz w:val="24"/>
          <w:szCs w:val="24"/>
        </w:rPr>
        <w:t>Edge(</w:t>
      </w:r>
      <w:proofErr w:type="gramEnd"/>
      <w:r w:rsidRPr="003555AC">
        <w:rPr>
          <w:rFonts w:ascii="Arial" w:hAnsi="Arial" w:cs="Arial"/>
          <w:color w:val="000000" w:themeColor="text1"/>
          <w:sz w:val="24"/>
          <w:szCs w:val="24"/>
        </w:rPr>
        <w:t>){} //Empty Constructor</w:t>
      </w:r>
    </w:p>
    <w:p w14:paraId="734275B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Edge(</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a,int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b,int</w:t>
      </w:r>
      <w:proofErr w:type="spellEnd"/>
      <w:r w:rsidRPr="003555AC">
        <w:rPr>
          <w:rFonts w:ascii="Arial" w:hAnsi="Arial" w:cs="Arial"/>
          <w:color w:val="000000" w:themeColor="text1"/>
          <w:sz w:val="24"/>
          <w:szCs w:val="24"/>
        </w:rPr>
        <w:t xml:space="preserve"> weight)</w:t>
      </w:r>
    </w:p>
    <w:p w14:paraId="57AB52F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629B757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u=a;</w:t>
      </w:r>
    </w:p>
    <w:p w14:paraId="00F67A5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v=b;</w:t>
      </w:r>
    </w:p>
    <w:p w14:paraId="0ABF940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w=weight;</w:t>
      </w:r>
    </w:p>
    <w:p w14:paraId="729F7EA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6BCAC06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 xml:space="preserve">friend class </w:t>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w:t>
      </w:r>
    </w:p>
    <w:p w14:paraId="5C43BE5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 xml:space="preserve">friend class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
    <w:p w14:paraId="2DE97C0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7148C8E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 xml:space="preserve"> Class ----------</w:t>
      </w:r>
    </w:p>
    <w:p w14:paraId="1050190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class </w:t>
      </w:r>
      <w:proofErr w:type="spellStart"/>
      <w:r w:rsidRPr="003555AC">
        <w:rPr>
          <w:rFonts w:ascii="Arial" w:hAnsi="Arial" w:cs="Arial"/>
          <w:color w:val="000000" w:themeColor="text1"/>
          <w:sz w:val="24"/>
          <w:szCs w:val="24"/>
        </w:rPr>
        <w:t>EdgeList</w:t>
      </w:r>
      <w:proofErr w:type="spellEnd"/>
    </w:p>
    <w:p w14:paraId="6BDC72D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032F5BE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 xml:space="preserve">Edge </w:t>
      </w:r>
      <w:proofErr w:type="gramStart"/>
      <w:r w:rsidRPr="003555AC">
        <w:rPr>
          <w:rFonts w:ascii="Arial" w:hAnsi="Arial" w:cs="Arial"/>
          <w:color w:val="000000" w:themeColor="text1"/>
          <w:sz w:val="24"/>
          <w:szCs w:val="24"/>
        </w:rPr>
        <w:t>data[</w:t>
      </w:r>
      <w:proofErr w:type="gramEnd"/>
      <w:r w:rsidRPr="003555AC">
        <w:rPr>
          <w:rFonts w:ascii="Arial" w:hAnsi="Arial" w:cs="Arial"/>
          <w:color w:val="000000" w:themeColor="text1"/>
          <w:sz w:val="24"/>
          <w:szCs w:val="24"/>
        </w:rPr>
        <w:t>MAX];</w:t>
      </w:r>
    </w:p>
    <w:p w14:paraId="4AE5A20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int n;</w:t>
      </w:r>
    </w:p>
    <w:p w14:paraId="6685E31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public:</w:t>
      </w:r>
    </w:p>
    <w:p w14:paraId="39653C6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 xml:space="preserve">friend class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
    <w:p w14:paraId="7BCAEF7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w:t>
      </w:r>
      <w:proofErr w:type="gramEnd"/>
    </w:p>
    <w:p w14:paraId="335297D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 n</w:t>
      </w:r>
      <w:proofErr w:type="gramEnd"/>
      <w:r w:rsidRPr="003555AC">
        <w:rPr>
          <w:rFonts w:ascii="Arial" w:hAnsi="Arial" w:cs="Arial"/>
          <w:color w:val="000000" w:themeColor="text1"/>
          <w:sz w:val="24"/>
          <w:szCs w:val="24"/>
        </w:rPr>
        <w:t>=0;}</w:t>
      </w:r>
    </w:p>
    <w:p w14:paraId="02977EF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sort();</w:t>
      </w:r>
    </w:p>
    <w:p w14:paraId="08EE0F7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print();</w:t>
      </w:r>
    </w:p>
    <w:p w14:paraId="2FD30964" w14:textId="77777777" w:rsidR="00D7431D" w:rsidRPr="003555AC" w:rsidRDefault="00D7431D" w:rsidP="00D7431D">
      <w:pPr>
        <w:rPr>
          <w:rFonts w:ascii="Arial" w:hAnsi="Arial" w:cs="Arial"/>
          <w:color w:val="000000" w:themeColor="text1"/>
          <w:sz w:val="24"/>
          <w:szCs w:val="24"/>
        </w:rPr>
      </w:pPr>
    </w:p>
    <w:p w14:paraId="4E1C19A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271138E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//----Bubble Sort for sorting edges in increasing weights' order ---//</w:t>
      </w:r>
    </w:p>
    <w:p w14:paraId="5AC0E99B"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::sort()</w:t>
      </w:r>
    </w:p>
    <w:p w14:paraId="35CECA8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593C9A7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t>Edge temp;</w:t>
      </w:r>
    </w:p>
    <w:p w14:paraId="04FEF05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i=1;i&lt;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4357386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gramEnd"/>
      <w:r w:rsidRPr="003555AC">
        <w:rPr>
          <w:rFonts w:ascii="Arial" w:hAnsi="Arial" w:cs="Arial"/>
          <w:color w:val="000000" w:themeColor="text1"/>
          <w:sz w:val="24"/>
          <w:szCs w:val="24"/>
        </w:rPr>
        <w:t>int j=0;j&lt;n-1;j++)</w:t>
      </w:r>
    </w:p>
    <w:p w14:paraId="041AEE5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if(</w:t>
      </w:r>
      <w:proofErr w:type="gramEnd"/>
      <w:r w:rsidRPr="003555AC">
        <w:rPr>
          <w:rFonts w:ascii="Arial" w:hAnsi="Arial" w:cs="Arial"/>
          <w:color w:val="000000" w:themeColor="text1"/>
          <w:sz w:val="24"/>
          <w:szCs w:val="24"/>
        </w:rPr>
        <w:t>data[j].w&gt;data[j+1].w)</w:t>
      </w:r>
    </w:p>
    <w:p w14:paraId="1835E77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66FE20C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temp=data[j];</w:t>
      </w:r>
    </w:p>
    <w:p w14:paraId="3E3CCDA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data[j]=data[j+1];</w:t>
      </w:r>
    </w:p>
    <w:p w14:paraId="3DAB866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data[</w:t>
      </w:r>
      <w:proofErr w:type="gramEnd"/>
      <w:r w:rsidRPr="003555AC">
        <w:rPr>
          <w:rFonts w:ascii="Arial" w:hAnsi="Arial" w:cs="Arial"/>
          <w:color w:val="000000" w:themeColor="text1"/>
          <w:sz w:val="24"/>
          <w:szCs w:val="24"/>
        </w:rPr>
        <w:t>j+1]=temp;</w:t>
      </w:r>
    </w:p>
    <w:p w14:paraId="78509A8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4744F6D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3BBEB986"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::print()</w:t>
      </w:r>
    </w:p>
    <w:p w14:paraId="1EE0299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18A84C8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int cost=0;</w:t>
      </w:r>
    </w:p>
    <w:p w14:paraId="0B8C227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1A1235A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479FF62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cout</w:t>
      </w:r>
      <w:proofErr w:type="spellEnd"/>
      <w:proofErr w:type="gramEnd"/>
      <w:r w:rsidRPr="003555AC">
        <w:rPr>
          <w:rFonts w:ascii="Arial" w:hAnsi="Arial" w:cs="Arial"/>
          <w:color w:val="000000" w:themeColor="text1"/>
          <w:sz w:val="24"/>
          <w:szCs w:val="24"/>
        </w:rPr>
        <w:t>&lt;&lt;"\n"&lt;&lt;i+1&lt;&lt;" "&lt;&lt;data[i].u&lt;&lt;"--"&lt;&lt;data[i].v&lt;&lt;" = "&lt;&lt;data[i].w;</w:t>
      </w:r>
    </w:p>
    <w:p w14:paraId="5EB3AE8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cost=</w:t>
      </w:r>
      <w:proofErr w:type="spellStart"/>
      <w:proofErr w:type="gramEnd"/>
      <w:r w:rsidRPr="003555AC">
        <w:rPr>
          <w:rFonts w:ascii="Arial" w:hAnsi="Arial" w:cs="Arial"/>
          <w:color w:val="000000" w:themeColor="text1"/>
          <w:sz w:val="24"/>
          <w:szCs w:val="24"/>
        </w:rPr>
        <w:t>cost+data</w:t>
      </w:r>
      <w:proofErr w:type="spellEnd"/>
      <w:r w:rsidRPr="003555AC">
        <w:rPr>
          <w:rFonts w:ascii="Arial" w:hAnsi="Arial" w:cs="Arial"/>
          <w:color w:val="000000" w:themeColor="text1"/>
          <w:sz w:val="24"/>
          <w:szCs w:val="24"/>
        </w:rPr>
        <w:t>[i].w;</w:t>
      </w:r>
    </w:p>
    <w:p w14:paraId="2E3C5CB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5CBED91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w:t>
      </w:r>
      <w:proofErr w:type="spellStart"/>
      <w:r w:rsidRPr="003555AC">
        <w:rPr>
          <w:rFonts w:ascii="Arial" w:hAnsi="Arial" w:cs="Arial"/>
          <w:color w:val="000000" w:themeColor="text1"/>
          <w:sz w:val="24"/>
          <w:szCs w:val="24"/>
        </w:rPr>
        <w:t>nMinimum</w:t>
      </w:r>
      <w:proofErr w:type="spellEnd"/>
      <w:r w:rsidRPr="003555AC">
        <w:rPr>
          <w:rFonts w:ascii="Arial" w:hAnsi="Arial" w:cs="Arial"/>
          <w:color w:val="000000" w:themeColor="text1"/>
          <w:sz w:val="24"/>
          <w:szCs w:val="24"/>
        </w:rPr>
        <w:t xml:space="preserve"> cost of Telephone Graph = "&lt;&lt;cost;</w:t>
      </w:r>
    </w:p>
    <w:p w14:paraId="209B08B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76A9571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Phone Graph Class---------------</w:t>
      </w:r>
    </w:p>
    <w:p w14:paraId="598044E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class </w:t>
      </w:r>
      <w:proofErr w:type="spellStart"/>
      <w:r w:rsidRPr="003555AC">
        <w:rPr>
          <w:rFonts w:ascii="Arial" w:hAnsi="Arial" w:cs="Arial"/>
          <w:color w:val="000000" w:themeColor="text1"/>
          <w:sz w:val="24"/>
          <w:szCs w:val="24"/>
        </w:rPr>
        <w:t>PhoneGraph</w:t>
      </w:r>
      <w:proofErr w:type="spellEnd"/>
    </w:p>
    <w:p w14:paraId="28DF7F6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21282C9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data[MAX][MAX]={{0, 28, 0, 0, 0,10,0},</w:t>
      </w:r>
    </w:p>
    <w:p w14:paraId="1D43C5A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{28,0,16,0,0,0,14},</w:t>
      </w:r>
    </w:p>
    <w:p w14:paraId="4C03140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{0,16,0,12,0,0,0},</w:t>
      </w:r>
    </w:p>
    <w:p w14:paraId="2D24216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 xml:space="preserve">            {0,0,12,0,22,0,18},</w:t>
      </w:r>
    </w:p>
    <w:p w14:paraId="5E21D2C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{0,0,0,22,0,25,24},</w:t>
      </w:r>
    </w:p>
    <w:p w14:paraId="52A08AF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{10,0,0,0,25,0,0},</w:t>
      </w:r>
    </w:p>
    <w:p w14:paraId="73FF072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{0,14,0,18,24,0,0},</w:t>
      </w:r>
    </w:p>
    <w:p w14:paraId="19C3626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w:t>
      </w:r>
    </w:p>
    <w:p w14:paraId="77A3CD0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int n;</w:t>
      </w:r>
    </w:p>
    <w:p w14:paraId="61FD9926" w14:textId="77777777" w:rsidR="00D7431D" w:rsidRPr="003555AC" w:rsidRDefault="00D7431D" w:rsidP="00D7431D">
      <w:pPr>
        <w:rPr>
          <w:rFonts w:ascii="Arial" w:hAnsi="Arial" w:cs="Arial"/>
          <w:color w:val="000000" w:themeColor="text1"/>
          <w:sz w:val="24"/>
          <w:szCs w:val="24"/>
        </w:rPr>
      </w:pPr>
    </w:p>
    <w:p w14:paraId="58E940B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public:</w:t>
      </w:r>
    </w:p>
    <w:p w14:paraId="0764744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num</w:t>
      </w:r>
      <w:proofErr w:type="spellEnd"/>
      <w:r w:rsidRPr="003555AC">
        <w:rPr>
          <w:rFonts w:ascii="Arial" w:hAnsi="Arial" w:cs="Arial"/>
          <w:color w:val="000000" w:themeColor="text1"/>
          <w:sz w:val="24"/>
          <w:szCs w:val="24"/>
        </w:rPr>
        <w:t>)</w:t>
      </w:r>
    </w:p>
    <w:p w14:paraId="33CD08A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5BD0DD9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n=num;</w:t>
      </w:r>
    </w:p>
    <w:p w14:paraId="76D26A5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014635B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readgraph</w:t>
      </w:r>
      <w:proofErr w:type="spellEnd"/>
      <w:r w:rsidRPr="003555AC">
        <w:rPr>
          <w:rFonts w:ascii="Arial" w:hAnsi="Arial" w:cs="Arial"/>
          <w:color w:val="000000" w:themeColor="text1"/>
          <w:sz w:val="24"/>
          <w:szCs w:val="24"/>
        </w:rPr>
        <w:t>();</w:t>
      </w:r>
    </w:p>
    <w:p w14:paraId="7D878A9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printGraph</w:t>
      </w:r>
      <w:proofErr w:type="spellEnd"/>
      <w:r w:rsidRPr="003555AC">
        <w:rPr>
          <w:rFonts w:ascii="Arial" w:hAnsi="Arial" w:cs="Arial"/>
          <w:color w:val="000000" w:themeColor="text1"/>
          <w:sz w:val="24"/>
          <w:szCs w:val="24"/>
        </w:rPr>
        <w:t>();</w:t>
      </w:r>
    </w:p>
    <w:p w14:paraId="53DDA0C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int</w:t>
      </w:r>
      <w:proofErr w:type="spellEnd"/>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mincost</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cost[],</w:t>
      </w:r>
      <w:proofErr w:type="spellStart"/>
      <w:r w:rsidRPr="003555AC">
        <w:rPr>
          <w:rFonts w:ascii="Arial" w:hAnsi="Arial" w:cs="Arial"/>
          <w:color w:val="000000" w:themeColor="text1"/>
          <w:sz w:val="24"/>
          <w:szCs w:val="24"/>
        </w:rPr>
        <w:t>bool</w:t>
      </w:r>
      <w:proofErr w:type="spellEnd"/>
      <w:r w:rsidRPr="003555AC">
        <w:rPr>
          <w:rFonts w:ascii="Arial" w:hAnsi="Arial" w:cs="Arial"/>
          <w:color w:val="000000" w:themeColor="text1"/>
          <w:sz w:val="24"/>
          <w:szCs w:val="24"/>
        </w:rPr>
        <w:t xml:space="preserve"> visited[]);</w:t>
      </w:r>
    </w:p>
    <w:p w14:paraId="786D94F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prim();</w:t>
      </w:r>
    </w:p>
    <w:p w14:paraId="1EF9653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kruskal</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 xml:space="preserve"> &amp;</w:t>
      </w:r>
      <w:proofErr w:type="spellStart"/>
      <w:r w:rsidRPr="003555AC">
        <w:rPr>
          <w:rFonts w:ascii="Arial" w:hAnsi="Arial" w:cs="Arial"/>
          <w:color w:val="000000" w:themeColor="text1"/>
          <w:sz w:val="24"/>
          <w:szCs w:val="24"/>
        </w:rPr>
        <w:t>spanlist</w:t>
      </w:r>
      <w:proofErr w:type="spellEnd"/>
      <w:r w:rsidRPr="003555AC">
        <w:rPr>
          <w:rFonts w:ascii="Arial" w:hAnsi="Arial" w:cs="Arial"/>
          <w:color w:val="000000" w:themeColor="text1"/>
          <w:sz w:val="24"/>
          <w:szCs w:val="24"/>
        </w:rPr>
        <w:t>);</w:t>
      </w:r>
    </w:p>
    <w:p w14:paraId="60AC7E3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find(</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belongs[], </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vertexno</w:t>
      </w:r>
      <w:proofErr w:type="spellEnd"/>
      <w:r w:rsidRPr="003555AC">
        <w:rPr>
          <w:rFonts w:ascii="Arial" w:hAnsi="Arial" w:cs="Arial"/>
          <w:color w:val="000000" w:themeColor="text1"/>
          <w:sz w:val="24"/>
          <w:szCs w:val="24"/>
        </w:rPr>
        <w:t>);</w:t>
      </w:r>
    </w:p>
    <w:p w14:paraId="5471F2C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unionComp</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belongs[], </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c1,int c2);</w:t>
      </w:r>
    </w:p>
    <w:p w14:paraId="327B48A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3E9F2DBF"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readgraph</w:t>
      </w:r>
      <w:proofErr w:type="spellEnd"/>
      <w:r w:rsidRPr="003555AC">
        <w:rPr>
          <w:rFonts w:ascii="Arial" w:hAnsi="Arial" w:cs="Arial"/>
          <w:color w:val="000000" w:themeColor="text1"/>
          <w:sz w:val="24"/>
          <w:szCs w:val="24"/>
        </w:rPr>
        <w:t>()</w:t>
      </w:r>
    </w:p>
    <w:p w14:paraId="7BAAD49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63ABC89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cout</w:t>
      </w:r>
      <w:proofErr w:type="spellEnd"/>
      <w:proofErr w:type="gramEnd"/>
      <w:r w:rsidRPr="003555AC">
        <w:rPr>
          <w:rFonts w:ascii="Arial" w:hAnsi="Arial" w:cs="Arial"/>
          <w:color w:val="000000" w:themeColor="text1"/>
          <w:sz w:val="24"/>
          <w:szCs w:val="24"/>
        </w:rPr>
        <w:t>&lt;&lt;"Enter Adjacency(Cost) Matrix: \n";</w:t>
      </w:r>
    </w:p>
    <w:p w14:paraId="503BAB1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1C1E6CF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564705A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j=0;j&lt;n; j++)</w:t>
      </w:r>
    </w:p>
    <w:p w14:paraId="7DB02A1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cin</w:t>
      </w:r>
      <w:proofErr w:type="spellEnd"/>
      <w:r w:rsidRPr="003555AC">
        <w:rPr>
          <w:rFonts w:ascii="Arial" w:hAnsi="Arial" w:cs="Arial"/>
          <w:color w:val="000000" w:themeColor="text1"/>
          <w:sz w:val="24"/>
          <w:szCs w:val="24"/>
        </w:rPr>
        <w:t>&gt;&gt;data[i][j];</w:t>
      </w:r>
    </w:p>
    <w:p w14:paraId="6A4C639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0F95759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73CD049C"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printGraph</w:t>
      </w:r>
      <w:proofErr w:type="spellEnd"/>
      <w:r w:rsidRPr="003555AC">
        <w:rPr>
          <w:rFonts w:ascii="Arial" w:hAnsi="Arial" w:cs="Arial"/>
          <w:color w:val="000000" w:themeColor="text1"/>
          <w:sz w:val="24"/>
          <w:szCs w:val="24"/>
        </w:rPr>
        <w:t>()</w:t>
      </w:r>
    </w:p>
    <w:p w14:paraId="1B36BDF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1E21CEB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w:t>
      </w:r>
      <w:proofErr w:type="spellStart"/>
      <w:r w:rsidRPr="003555AC">
        <w:rPr>
          <w:rFonts w:ascii="Arial" w:hAnsi="Arial" w:cs="Arial"/>
          <w:color w:val="000000" w:themeColor="text1"/>
          <w:sz w:val="24"/>
          <w:szCs w:val="24"/>
        </w:rPr>
        <w:t>nAdjacency</w:t>
      </w:r>
      <w:proofErr w:type="spellEnd"/>
      <w:r w:rsidRPr="003555AC">
        <w:rPr>
          <w:rFonts w:ascii="Arial" w:hAnsi="Arial" w:cs="Arial"/>
          <w:color w:val="000000" w:themeColor="text1"/>
          <w:sz w:val="24"/>
          <w:szCs w:val="24"/>
        </w:rPr>
        <w:t xml:space="preserve"> (COST) Matrix: \n";</w:t>
      </w:r>
    </w:p>
    <w:p w14:paraId="12035E1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263CEFD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0AC91AD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j=0;j&lt;</w:t>
      </w:r>
      <w:proofErr w:type="spellStart"/>
      <w:r w:rsidRPr="003555AC">
        <w:rPr>
          <w:rFonts w:ascii="Arial" w:hAnsi="Arial" w:cs="Arial"/>
          <w:color w:val="000000" w:themeColor="text1"/>
          <w:sz w:val="24"/>
          <w:szCs w:val="24"/>
        </w:rPr>
        <w:t>n;j</w:t>
      </w:r>
      <w:proofErr w:type="spellEnd"/>
      <w:r w:rsidRPr="003555AC">
        <w:rPr>
          <w:rFonts w:ascii="Arial" w:hAnsi="Arial" w:cs="Arial"/>
          <w:color w:val="000000" w:themeColor="text1"/>
          <w:sz w:val="24"/>
          <w:szCs w:val="24"/>
        </w:rPr>
        <w:t>++)</w:t>
      </w:r>
    </w:p>
    <w:p w14:paraId="6018666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231C65C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cout</w:t>
      </w:r>
      <w:proofErr w:type="spellEnd"/>
      <w:proofErr w:type="gramEnd"/>
      <w:r w:rsidRPr="003555AC">
        <w:rPr>
          <w:rFonts w:ascii="Arial" w:hAnsi="Arial" w:cs="Arial"/>
          <w:color w:val="000000" w:themeColor="text1"/>
          <w:sz w:val="24"/>
          <w:szCs w:val="24"/>
        </w:rPr>
        <w:t>&lt;&lt;</w:t>
      </w:r>
      <w:proofErr w:type="spellStart"/>
      <w:r w:rsidRPr="003555AC">
        <w:rPr>
          <w:rFonts w:ascii="Arial" w:hAnsi="Arial" w:cs="Arial"/>
          <w:color w:val="000000" w:themeColor="text1"/>
          <w:sz w:val="24"/>
          <w:szCs w:val="24"/>
        </w:rPr>
        <w:t>setw</w:t>
      </w:r>
      <w:proofErr w:type="spellEnd"/>
      <w:r w:rsidRPr="003555AC">
        <w:rPr>
          <w:rFonts w:ascii="Arial" w:hAnsi="Arial" w:cs="Arial"/>
          <w:color w:val="000000" w:themeColor="text1"/>
          <w:sz w:val="24"/>
          <w:szCs w:val="24"/>
        </w:rPr>
        <w:t>(3)&lt;&lt;data[i][j];</w:t>
      </w:r>
    </w:p>
    <w:p w14:paraId="1378D17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1D08A41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w:t>
      </w:r>
      <w:proofErr w:type="spellStart"/>
      <w:r w:rsidRPr="003555AC">
        <w:rPr>
          <w:rFonts w:ascii="Arial" w:hAnsi="Arial" w:cs="Arial"/>
          <w:color w:val="000000" w:themeColor="text1"/>
          <w:sz w:val="24"/>
          <w:szCs w:val="24"/>
        </w:rPr>
        <w:t>endl</w:t>
      </w:r>
      <w:proofErr w:type="spellEnd"/>
      <w:r w:rsidRPr="003555AC">
        <w:rPr>
          <w:rFonts w:ascii="Arial" w:hAnsi="Arial" w:cs="Arial"/>
          <w:color w:val="000000" w:themeColor="text1"/>
          <w:sz w:val="24"/>
          <w:szCs w:val="24"/>
        </w:rPr>
        <w:t>;</w:t>
      </w:r>
    </w:p>
    <w:p w14:paraId="6F8BC25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5FACA34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7D01DDA5" w14:textId="77777777" w:rsidR="00D7431D" w:rsidRPr="003555AC" w:rsidRDefault="00D7431D" w:rsidP="00D7431D">
      <w:pPr>
        <w:rPr>
          <w:rFonts w:ascii="Arial" w:hAnsi="Arial" w:cs="Arial"/>
          <w:color w:val="000000" w:themeColor="text1"/>
          <w:sz w:val="24"/>
          <w:szCs w:val="24"/>
        </w:rPr>
      </w:pPr>
      <w:proofErr w:type="spellStart"/>
      <w:proofErr w:type="gramStart"/>
      <w:r w:rsidRPr="003555AC">
        <w:rPr>
          <w:rFonts w:ascii="Arial" w:hAnsi="Arial" w:cs="Arial"/>
          <w:color w:val="000000" w:themeColor="text1"/>
          <w:sz w:val="24"/>
          <w:szCs w:val="24"/>
        </w:rPr>
        <w:t>int</w:t>
      </w:r>
      <w:proofErr w:type="spellEnd"/>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mincost</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cost[],</w:t>
      </w:r>
      <w:proofErr w:type="spellStart"/>
      <w:r w:rsidRPr="003555AC">
        <w:rPr>
          <w:rFonts w:ascii="Arial" w:hAnsi="Arial" w:cs="Arial"/>
          <w:color w:val="000000" w:themeColor="text1"/>
          <w:sz w:val="24"/>
          <w:szCs w:val="24"/>
        </w:rPr>
        <w:t>bool</w:t>
      </w:r>
      <w:proofErr w:type="spellEnd"/>
      <w:r w:rsidRPr="003555AC">
        <w:rPr>
          <w:rFonts w:ascii="Arial" w:hAnsi="Arial" w:cs="Arial"/>
          <w:color w:val="000000" w:themeColor="text1"/>
          <w:sz w:val="24"/>
          <w:szCs w:val="24"/>
        </w:rPr>
        <w:t xml:space="preserve"> visited[]) //finding vertex with minimum cost</w:t>
      </w:r>
    </w:p>
    <w:p w14:paraId="4BA0FBE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79EBA0C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min=9999,min_index; //initialize min to MAX value(ANY) as temporary</w:t>
      </w:r>
    </w:p>
    <w:p w14:paraId="5F84F64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0AE8A39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19D8884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if(visited[i]==0 &amp;&amp; cost[i]&lt;min)</w:t>
      </w:r>
    </w:p>
    <w:p w14:paraId="22F032D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73DBBE1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min=cost[i];</w:t>
      </w:r>
    </w:p>
    <w:p w14:paraId="501883F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min_index</w:t>
      </w:r>
      <w:proofErr w:type="spellEnd"/>
      <w:r w:rsidRPr="003555AC">
        <w:rPr>
          <w:rFonts w:ascii="Arial" w:hAnsi="Arial" w:cs="Arial"/>
          <w:color w:val="000000" w:themeColor="text1"/>
          <w:sz w:val="24"/>
          <w:szCs w:val="24"/>
        </w:rPr>
        <w:t>=i;</w:t>
      </w:r>
    </w:p>
    <w:p w14:paraId="578AC40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018F876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7A4A571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t xml:space="preserve">return </w:t>
      </w:r>
      <w:proofErr w:type="spellStart"/>
      <w:r w:rsidRPr="003555AC">
        <w:rPr>
          <w:rFonts w:ascii="Arial" w:hAnsi="Arial" w:cs="Arial"/>
          <w:color w:val="000000" w:themeColor="text1"/>
          <w:sz w:val="24"/>
          <w:szCs w:val="24"/>
        </w:rPr>
        <w:t>min_index</w:t>
      </w:r>
      <w:proofErr w:type="spellEnd"/>
      <w:r w:rsidRPr="003555AC">
        <w:rPr>
          <w:rFonts w:ascii="Arial" w:hAnsi="Arial" w:cs="Arial"/>
          <w:color w:val="000000" w:themeColor="text1"/>
          <w:sz w:val="24"/>
          <w:szCs w:val="24"/>
        </w:rPr>
        <w:t>; //return index of vertex which is not visited and having minimum cost</w:t>
      </w:r>
    </w:p>
    <w:p w14:paraId="10FC74BD" w14:textId="77777777" w:rsidR="00D7431D" w:rsidRPr="003555AC" w:rsidRDefault="00D7431D" w:rsidP="00D7431D">
      <w:pPr>
        <w:rPr>
          <w:rFonts w:ascii="Arial" w:hAnsi="Arial" w:cs="Arial"/>
          <w:color w:val="000000" w:themeColor="text1"/>
          <w:sz w:val="24"/>
          <w:szCs w:val="24"/>
        </w:rPr>
      </w:pPr>
    </w:p>
    <w:p w14:paraId="4017321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54E904AD" w14:textId="77777777" w:rsidR="00D7431D" w:rsidRPr="003555AC" w:rsidRDefault="00D7431D" w:rsidP="00D7431D">
      <w:pPr>
        <w:rPr>
          <w:rFonts w:ascii="Arial" w:hAnsi="Arial" w:cs="Arial"/>
          <w:color w:val="000000" w:themeColor="text1"/>
          <w:sz w:val="24"/>
          <w:szCs w:val="24"/>
        </w:rPr>
      </w:pPr>
      <w:proofErr w:type="spellStart"/>
      <w:proofErr w:type="gramStart"/>
      <w:r w:rsidRPr="003555AC">
        <w:rPr>
          <w:rFonts w:ascii="Arial" w:hAnsi="Arial" w:cs="Arial"/>
          <w:color w:val="000000" w:themeColor="text1"/>
          <w:sz w:val="24"/>
          <w:szCs w:val="24"/>
        </w:rPr>
        <w:t>int</w:t>
      </w:r>
      <w:proofErr w:type="spellEnd"/>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::prim()</w:t>
      </w:r>
    </w:p>
    <w:p w14:paraId="0A6551C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6BFE9BC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bool</w:t>
      </w:r>
      <w:proofErr w:type="gramEnd"/>
      <w:r w:rsidRPr="003555AC">
        <w:rPr>
          <w:rFonts w:ascii="Arial" w:hAnsi="Arial" w:cs="Arial"/>
          <w:color w:val="000000" w:themeColor="text1"/>
          <w:sz w:val="24"/>
          <w:szCs w:val="24"/>
        </w:rPr>
        <w:t xml:space="preserve"> visited[MAX];</w:t>
      </w:r>
    </w:p>
    <w:p w14:paraId="21AAF76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parents[MAX]; //storing vertices</w:t>
      </w:r>
    </w:p>
    <w:p w14:paraId="36E15F9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cost[MAX]; //saving minimum cost</w:t>
      </w:r>
    </w:p>
    <w:p w14:paraId="7F1C05E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711B730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4518434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cost[</w:t>
      </w:r>
      <w:proofErr w:type="gramEnd"/>
      <w:r w:rsidRPr="003555AC">
        <w:rPr>
          <w:rFonts w:ascii="Arial" w:hAnsi="Arial" w:cs="Arial"/>
          <w:color w:val="000000" w:themeColor="text1"/>
          <w:sz w:val="24"/>
          <w:szCs w:val="24"/>
        </w:rPr>
        <w:t>i]=9999;  //set cost as infinity/MAX_VALUE</w:t>
      </w:r>
    </w:p>
    <w:p w14:paraId="4EDA117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visited[i]=0; //initialize visited array to false</w:t>
      </w:r>
    </w:p>
    <w:p w14:paraId="1EDD338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270DF94A" w14:textId="77777777" w:rsidR="00D7431D" w:rsidRPr="003555AC" w:rsidRDefault="00D7431D" w:rsidP="00D7431D">
      <w:pPr>
        <w:rPr>
          <w:rFonts w:ascii="Arial" w:hAnsi="Arial" w:cs="Arial"/>
          <w:color w:val="000000" w:themeColor="text1"/>
          <w:sz w:val="24"/>
          <w:szCs w:val="24"/>
        </w:rPr>
      </w:pPr>
    </w:p>
    <w:p w14:paraId="5E21576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cost[</w:t>
      </w:r>
      <w:proofErr w:type="gramEnd"/>
      <w:r w:rsidRPr="003555AC">
        <w:rPr>
          <w:rFonts w:ascii="Arial" w:hAnsi="Arial" w:cs="Arial"/>
          <w:color w:val="000000" w:themeColor="text1"/>
          <w:sz w:val="24"/>
          <w:szCs w:val="24"/>
        </w:rPr>
        <w:t>0]=0; //starting vertex cost</w:t>
      </w:r>
    </w:p>
    <w:p w14:paraId="4023349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parents[</w:t>
      </w:r>
      <w:proofErr w:type="gramEnd"/>
      <w:r w:rsidRPr="003555AC">
        <w:rPr>
          <w:rFonts w:ascii="Arial" w:hAnsi="Arial" w:cs="Arial"/>
          <w:color w:val="000000" w:themeColor="text1"/>
          <w:sz w:val="24"/>
          <w:szCs w:val="24"/>
        </w:rPr>
        <w:t>0]=-1; //make first vertex as a root</w:t>
      </w:r>
    </w:p>
    <w:p w14:paraId="21A4FF03" w14:textId="77777777" w:rsidR="00D7431D" w:rsidRPr="003555AC" w:rsidRDefault="00D7431D" w:rsidP="00D7431D">
      <w:pPr>
        <w:rPr>
          <w:rFonts w:ascii="Arial" w:hAnsi="Arial" w:cs="Arial"/>
          <w:color w:val="000000" w:themeColor="text1"/>
          <w:sz w:val="24"/>
          <w:szCs w:val="24"/>
        </w:rPr>
      </w:pPr>
    </w:p>
    <w:p w14:paraId="51D7E97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i=0;i&lt;n-1;i++)</w:t>
      </w:r>
    </w:p>
    <w:p w14:paraId="63251A4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216D122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int</w:t>
      </w:r>
      <w:proofErr w:type="spellEnd"/>
      <w:proofErr w:type="gramEnd"/>
      <w:r w:rsidRPr="003555AC">
        <w:rPr>
          <w:rFonts w:ascii="Arial" w:hAnsi="Arial" w:cs="Arial"/>
          <w:color w:val="000000" w:themeColor="text1"/>
          <w:sz w:val="24"/>
          <w:szCs w:val="24"/>
        </w:rPr>
        <w:t xml:space="preserve"> k=</w:t>
      </w:r>
      <w:proofErr w:type="spellStart"/>
      <w:r w:rsidRPr="003555AC">
        <w:rPr>
          <w:rFonts w:ascii="Arial" w:hAnsi="Arial" w:cs="Arial"/>
          <w:color w:val="000000" w:themeColor="text1"/>
          <w:sz w:val="24"/>
          <w:szCs w:val="24"/>
        </w:rPr>
        <w:t>mincost</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cost,visited</w:t>
      </w:r>
      <w:proofErr w:type="spellEnd"/>
      <w:r w:rsidRPr="003555AC">
        <w:rPr>
          <w:rFonts w:ascii="Arial" w:hAnsi="Arial" w:cs="Arial"/>
          <w:color w:val="000000" w:themeColor="text1"/>
          <w:sz w:val="24"/>
          <w:szCs w:val="24"/>
        </w:rPr>
        <w:t xml:space="preserve">); //minimum cost </w:t>
      </w:r>
      <w:proofErr w:type="spellStart"/>
      <w:r w:rsidRPr="003555AC">
        <w:rPr>
          <w:rFonts w:ascii="Arial" w:hAnsi="Arial" w:cs="Arial"/>
          <w:color w:val="000000" w:themeColor="text1"/>
          <w:sz w:val="24"/>
          <w:szCs w:val="24"/>
        </w:rPr>
        <w:t>elemets</w:t>
      </w:r>
      <w:proofErr w:type="spellEnd"/>
      <w:r w:rsidRPr="003555AC">
        <w:rPr>
          <w:rFonts w:ascii="Arial" w:hAnsi="Arial" w:cs="Arial"/>
          <w:color w:val="000000" w:themeColor="text1"/>
          <w:sz w:val="24"/>
          <w:szCs w:val="24"/>
        </w:rPr>
        <w:t xml:space="preserve"> index</w:t>
      </w:r>
    </w:p>
    <w:p w14:paraId="705DE9C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visited[k]=1; //set visited</w:t>
      </w:r>
    </w:p>
    <w:p w14:paraId="5DDF9844" w14:textId="77777777" w:rsidR="00D7431D" w:rsidRPr="003555AC" w:rsidRDefault="00D7431D" w:rsidP="00D7431D">
      <w:pPr>
        <w:rPr>
          <w:rFonts w:ascii="Arial" w:hAnsi="Arial" w:cs="Arial"/>
          <w:color w:val="000000" w:themeColor="text1"/>
          <w:sz w:val="24"/>
          <w:szCs w:val="24"/>
        </w:rPr>
      </w:pPr>
    </w:p>
    <w:p w14:paraId="65E1627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j=0;j&lt;</w:t>
      </w:r>
      <w:proofErr w:type="spellStart"/>
      <w:r w:rsidRPr="003555AC">
        <w:rPr>
          <w:rFonts w:ascii="Arial" w:hAnsi="Arial" w:cs="Arial"/>
          <w:color w:val="000000" w:themeColor="text1"/>
          <w:sz w:val="24"/>
          <w:szCs w:val="24"/>
        </w:rPr>
        <w:t>n;j</w:t>
      </w:r>
      <w:proofErr w:type="spellEnd"/>
      <w:r w:rsidRPr="003555AC">
        <w:rPr>
          <w:rFonts w:ascii="Arial" w:hAnsi="Arial" w:cs="Arial"/>
          <w:color w:val="000000" w:themeColor="text1"/>
          <w:sz w:val="24"/>
          <w:szCs w:val="24"/>
        </w:rPr>
        <w:t xml:space="preserve">++)//for adjacent </w:t>
      </w:r>
      <w:proofErr w:type="spellStart"/>
      <w:r w:rsidRPr="003555AC">
        <w:rPr>
          <w:rFonts w:ascii="Arial" w:hAnsi="Arial" w:cs="Arial"/>
          <w:color w:val="000000" w:themeColor="text1"/>
          <w:sz w:val="24"/>
          <w:szCs w:val="24"/>
        </w:rPr>
        <w:t>verices</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comparision</w:t>
      </w:r>
      <w:proofErr w:type="spellEnd"/>
    </w:p>
    <w:p w14:paraId="128B291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7FB3A06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if(data[k][j] &amp;&amp; visited[j]==0 &amp;&amp; data[k][j] &lt; cost[j])</w:t>
      </w:r>
    </w:p>
    <w:p w14:paraId="291E96B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1587F28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parents[j]=k;</w:t>
      </w:r>
    </w:p>
    <w:p w14:paraId="1B6FB99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cost[j]=data[k][j];</w:t>
      </w:r>
    </w:p>
    <w:p w14:paraId="282F0D6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3021E97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2005FA7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206622E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&lt;&lt;"Minimum Cost Telephone Map:\n";</w:t>
      </w:r>
    </w:p>
    <w:p w14:paraId="095523C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i=1;i&lt;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224A3D7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1524021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&lt;&lt;i&lt;&lt;" -- "&lt;&lt;parents[i]&lt;&lt;" = "&lt;&lt;cost[i]&lt;&lt;</w:t>
      </w:r>
      <w:proofErr w:type="spellStart"/>
      <w:r w:rsidRPr="003555AC">
        <w:rPr>
          <w:rFonts w:ascii="Arial" w:hAnsi="Arial" w:cs="Arial"/>
          <w:color w:val="000000" w:themeColor="text1"/>
          <w:sz w:val="24"/>
          <w:szCs w:val="24"/>
        </w:rPr>
        <w:t>endl</w:t>
      </w:r>
      <w:proofErr w:type="spellEnd"/>
      <w:r w:rsidRPr="003555AC">
        <w:rPr>
          <w:rFonts w:ascii="Arial" w:hAnsi="Arial" w:cs="Arial"/>
          <w:color w:val="000000" w:themeColor="text1"/>
          <w:sz w:val="24"/>
          <w:szCs w:val="24"/>
        </w:rPr>
        <w:t>;</w:t>
      </w:r>
    </w:p>
    <w:p w14:paraId="21706D9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7128254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mincost</w:t>
      </w:r>
      <w:proofErr w:type="spellEnd"/>
      <w:r w:rsidRPr="003555AC">
        <w:rPr>
          <w:rFonts w:ascii="Arial" w:hAnsi="Arial" w:cs="Arial"/>
          <w:color w:val="000000" w:themeColor="text1"/>
          <w:sz w:val="24"/>
          <w:szCs w:val="24"/>
        </w:rPr>
        <w:t>=0;</w:t>
      </w:r>
    </w:p>
    <w:p w14:paraId="2C2AC0D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for (</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 = 1; i &lt; n; i++)</w:t>
      </w:r>
    </w:p>
    <w:p w14:paraId="7F353D8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mincost</w:t>
      </w:r>
      <w:proofErr w:type="spellEnd"/>
      <w:r w:rsidRPr="003555AC">
        <w:rPr>
          <w:rFonts w:ascii="Arial" w:hAnsi="Arial" w:cs="Arial"/>
          <w:color w:val="000000" w:themeColor="text1"/>
          <w:sz w:val="24"/>
          <w:szCs w:val="24"/>
        </w:rPr>
        <w:t>+=cost[i];</w:t>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//data[i][parents[i]];</w:t>
      </w:r>
    </w:p>
    <w:p w14:paraId="3886C8E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 xml:space="preserve">return </w:t>
      </w:r>
      <w:proofErr w:type="spellStart"/>
      <w:r w:rsidRPr="003555AC">
        <w:rPr>
          <w:rFonts w:ascii="Arial" w:hAnsi="Arial" w:cs="Arial"/>
          <w:color w:val="000000" w:themeColor="text1"/>
          <w:sz w:val="24"/>
          <w:szCs w:val="24"/>
        </w:rPr>
        <w:t>mincost</w:t>
      </w:r>
      <w:proofErr w:type="spellEnd"/>
      <w:r w:rsidRPr="003555AC">
        <w:rPr>
          <w:rFonts w:ascii="Arial" w:hAnsi="Arial" w:cs="Arial"/>
          <w:color w:val="000000" w:themeColor="text1"/>
          <w:sz w:val="24"/>
          <w:szCs w:val="24"/>
        </w:rPr>
        <w:t>;</w:t>
      </w:r>
    </w:p>
    <w:p w14:paraId="25D5090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78C8083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Kruskal's Algorithm</w:t>
      </w:r>
    </w:p>
    <w:p w14:paraId="2CF0FCEE"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kruskal</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 xml:space="preserve"> &amp;</w:t>
      </w:r>
      <w:proofErr w:type="spellStart"/>
      <w:r w:rsidRPr="003555AC">
        <w:rPr>
          <w:rFonts w:ascii="Arial" w:hAnsi="Arial" w:cs="Arial"/>
          <w:color w:val="000000" w:themeColor="text1"/>
          <w:sz w:val="24"/>
          <w:szCs w:val="24"/>
        </w:rPr>
        <w:t>spanlist</w:t>
      </w:r>
      <w:proofErr w:type="spellEnd"/>
      <w:r w:rsidRPr="003555AC">
        <w:rPr>
          <w:rFonts w:ascii="Arial" w:hAnsi="Arial" w:cs="Arial"/>
          <w:color w:val="000000" w:themeColor="text1"/>
          <w:sz w:val="24"/>
          <w:szCs w:val="24"/>
        </w:rPr>
        <w:t>)</w:t>
      </w:r>
    </w:p>
    <w:p w14:paraId="3423F82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62F4954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belongs[MAX]; //Separate Components at start (No Edges, Only vertices)</w:t>
      </w:r>
    </w:p>
    <w:p w14:paraId="5C10018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cno1,cno2;</w:t>
      </w:r>
      <w:r w:rsidRPr="003555AC">
        <w:rPr>
          <w:rFonts w:ascii="Arial" w:hAnsi="Arial" w:cs="Arial"/>
          <w:color w:val="000000" w:themeColor="text1"/>
          <w:sz w:val="24"/>
          <w:szCs w:val="24"/>
        </w:rPr>
        <w:tab/>
        <w:t>//Component 1 &amp; 2</w:t>
      </w:r>
    </w:p>
    <w:p w14:paraId="6D17D3D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elist</w:t>
      </w:r>
      <w:proofErr w:type="spellEnd"/>
      <w:r w:rsidRPr="003555AC">
        <w:rPr>
          <w:rFonts w:ascii="Arial" w:hAnsi="Arial" w:cs="Arial"/>
          <w:color w:val="000000" w:themeColor="text1"/>
          <w:sz w:val="24"/>
          <w:szCs w:val="24"/>
        </w:rPr>
        <w:t>;</w:t>
      </w:r>
    </w:p>
    <w:p w14:paraId="4625B3B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i=1;i&lt;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2F6D707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j=0;j&lt;</w:t>
      </w:r>
      <w:proofErr w:type="spellStart"/>
      <w:r w:rsidRPr="003555AC">
        <w:rPr>
          <w:rFonts w:ascii="Arial" w:hAnsi="Arial" w:cs="Arial"/>
          <w:color w:val="000000" w:themeColor="text1"/>
          <w:sz w:val="24"/>
          <w:szCs w:val="24"/>
        </w:rPr>
        <w:t>i;j</w:t>
      </w:r>
      <w:proofErr w:type="spellEnd"/>
      <w:r w:rsidRPr="003555AC">
        <w:rPr>
          <w:rFonts w:ascii="Arial" w:hAnsi="Arial" w:cs="Arial"/>
          <w:color w:val="000000" w:themeColor="text1"/>
          <w:sz w:val="24"/>
          <w:szCs w:val="24"/>
        </w:rPr>
        <w:t>++)</w:t>
      </w:r>
    </w:p>
    <w:p w14:paraId="14815DE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41FC2F6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if(</w:t>
      </w:r>
      <w:proofErr w:type="gramEnd"/>
      <w:r w:rsidRPr="003555AC">
        <w:rPr>
          <w:rFonts w:ascii="Arial" w:hAnsi="Arial" w:cs="Arial"/>
          <w:color w:val="000000" w:themeColor="text1"/>
          <w:sz w:val="24"/>
          <w:szCs w:val="24"/>
        </w:rPr>
        <w:t>data[i][j]!=0)</w:t>
      </w:r>
    </w:p>
    <w:p w14:paraId="02B2422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0BA0A89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elist.data</w:t>
      </w:r>
      <w:proofErr w:type="spellEnd"/>
      <w:r w:rsidRPr="003555AC">
        <w:rPr>
          <w:rFonts w:ascii="Arial" w:hAnsi="Arial" w:cs="Arial"/>
          <w:color w:val="000000" w:themeColor="text1"/>
          <w:sz w:val="24"/>
          <w:szCs w:val="24"/>
        </w:rPr>
        <w:t>[</w:t>
      </w:r>
      <w:proofErr w:type="spellStart"/>
      <w:proofErr w:type="gramEnd"/>
      <w:r w:rsidRPr="003555AC">
        <w:rPr>
          <w:rFonts w:ascii="Arial" w:hAnsi="Arial" w:cs="Arial"/>
          <w:color w:val="000000" w:themeColor="text1"/>
          <w:sz w:val="24"/>
          <w:szCs w:val="24"/>
        </w:rPr>
        <w:t>elist.n</w:t>
      </w:r>
      <w:proofErr w:type="spellEnd"/>
      <w:r w:rsidRPr="003555AC">
        <w:rPr>
          <w:rFonts w:ascii="Arial" w:hAnsi="Arial" w:cs="Arial"/>
          <w:color w:val="000000" w:themeColor="text1"/>
          <w:sz w:val="24"/>
          <w:szCs w:val="24"/>
        </w:rPr>
        <w:t>]=Edge(</w:t>
      </w:r>
      <w:proofErr w:type="spellStart"/>
      <w:r w:rsidRPr="003555AC">
        <w:rPr>
          <w:rFonts w:ascii="Arial" w:hAnsi="Arial" w:cs="Arial"/>
          <w:color w:val="000000" w:themeColor="text1"/>
          <w:sz w:val="24"/>
          <w:szCs w:val="24"/>
        </w:rPr>
        <w:t>i,j,data</w:t>
      </w:r>
      <w:proofErr w:type="spellEnd"/>
      <w:r w:rsidRPr="003555AC">
        <w:rPr>
          <w:rFonts w:ascii="Arial" w:hAnsi="Arial" w:cs="Arial"/>
          <w:color w:val="000000" w:themeColor="text1"/>
          <w:sz w:val="24"/>
          <w:szCs w:val="24"/>
        </w:rPr>
        <w:t>[i][j]); //constructor for initializing edge</w:t>
      </w:r>
    </w:p>
    <w:p w14:paraId="2D6F605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elist.n</w:t>
      </w:r>
      <w:proofErr w:type="spellEnd"/>
      <w:proofErr w:type="gramEnd"/>
      <w:r w:rsidRPr="003555AC">
        <w:rPr>
          <w:rFonts w:ascii="Arial" w:hAnsi="Arial" w:cs="Arial"/>
          <w:color w:val="000000" w:themeColor="text1"/>
          <w:sz w:val="24"/>
          <w:szCs w:val="24"/>
        </w:rPr>
        <w:t>++;</w:t>
      </w:r>
    </w:p>
    <w:p w14:paraId="24D0247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6013DAA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74B7628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elist.sort</w:t>
      </w:r>
      <w:proofErr w:type="spellEnd"/>
      <w:r w:rsidRPr="003555AC">
        <w:rPr>
          <w:rFonts w:ascii="Arial" w:hAnsi="Arial" w:cs="Arial"/>
          <w:color w:val="000000" w:themeColor="text1"/>
          <w:sz w:val="24"/>
          <w:szCs w:val="24"/>
        </w:rPr>
        <w:t>(</w:t>
      </w:r>
      <w:proofErr w:type="gramEnd"/>
      <w:r w:rsidRPr="003555AC">
        <w:rPr>
          <w:rFonts w:ascii="Arial" w:hAnsi="Arial" w:cs="Arial"/>
          <w:color w:val="000000" w:themeColor="text1"/>
          <w:sz w:val="24"/>
          <w:szCs w:val="24"/>
        </w:rPr>
        <w:t>); //sorting in increasing weight order</w:t>
      </w:r>
    </w:p>
    <w:p w14:paraId="3A4C16A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140E12A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belongs[i]=i;</w:t>
      </w:r>
    </w:p>
    <w:p w14:paraId="7AEE98E2" w14:textId="77777777" w:rsidR="00D7431D" w:rsidRPr="003555AC" w:rsidRDefault="00D7431D" w:rsidP="00D7431D">
      <w:pPr>
        <w:rPr>
          <w:rFonts w:ascii="Arial" w:hAnsi="Arial" w:cs="Arial"/>
          <w:color w:val="000000" w:themeColor="text1"/>
          <w:sz w:val="24"/>
          <w:szCs w:val="24"/>
        </w:rPr>
      </w:pPr>
    </w:p>
    <w:p w14:paraId="2E6C1ED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elist.n;i</w:t>
      </w:r>
      <w:proofErr w:type="spellEnd"/>
      <w:r w:rsidRPr="003555AC">
        <w:rPr>
          <w:rFonts w:ascii="Arial" w:hAnsi="Arial" w:cs="Arial"/>
          <w:color w:val="000000" w:themeColor="text1"/>
          <w:sz w:val="24"/>
          <w:szCs w:val="24"/>
        </w:rPr>
        <w:t>++)</w:t>
      </w:r>
    </w:p>
    <w:p w14:paraId="04E8315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5AB9AD8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cno1=</w:t>
      </w:r>
      <w:proofErr w:type="gramStart"/>
      <w:r w:rsidRPr="003555AC">
        <w:rPr>
          <w:rFonts w:ascii="Arial" w:hAnsi="Arial" w:cs="Arial"/>
          <w:color w:val="000000" w:themeColor="text1"/>
          <w:sz w:val="24"/>
          <w:szCs w:val="24"/>
        </w:rPr>
        <w:t>find(</w:t>
      </w:r>
      <w:proofErr w:type="spellStart"/>
      <w:proofErr w:type="gramEnd"/>
      <w:r w:rsidRPr="003555AC">
        <w:rPr>
          <w:rFonts w:ascii="Arial" w:hAnsi="Arial" w:cs="Arial"/>
          <w:color w:val="000000" w:themeColor="text1"/>
          <w:sz w:val="24"/>
          <w:szCs w:val="24"/>
        </w:rPr>
        <w:t>belongs,elist.data</w:t>
      </w:r>
      <w:proofErr w:type="spellEnd"/>
      <w:r w:rsidRPr="003555AC">
        <w:rPr>
          <w:rFonts w:ascii="Arial" w:hAnsi="Arial" w:cs="Arial"/>
          <w:color w:val="000000" w:themeColor="text1"/>
          <w:sz w:val="24"/>
          <w:szCs w:val="24"/>
        </w:rPr>
        <w:t>[i].u); //find set of u</w:t>
      </w:r>
    </w:p>
    <w:p w14:paraId="2042BC2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cno2=</w:t>
      </w:r>
      <w:proofErr w:type="gramStart"/>
      <w:r w:rsidRPr="003555AC">
        <w:rPr>
          <w:rFonts w:ascii="Arial" w:hAnsi="Arial" w:cs="Arial"/>
          <w:color w:val="000000" w:themeColor="text1"/>
          <w:sz w:val="24"/>
          <w:szCs w:val="24"/>
        </w:rPr>
        <w:t>find(</w:t>
      </w:r>
      <w:proofErr w:type="spellStart"/>
      <w:proofErr w:type="gramEnd"/>
      <w:r w:rsidRPr="003555AC">
        <w:rPr>
          <w:rFonts w:ascii="Arial" w:hAnsi="Arial" w:cs="Arial"/>
          <w:color w:val="000000" w:themeColor="text1"/>
          <w:sz w:val="24"/>
          <w:szCs w:val="24"/>
        </w:rPr>
        <w:t>belongs,elist.data</w:t>
      </w:r>
      <w:proofErr w:type="spellEnd"/>
      <w:r w:rsidRPr="003555AC">
        <w:rPr>
          <w:rFonts w:ascii="Arial" w:hAnsi="Arial" w:cs="Arial"/>
          <w:color w:val="000000" w:themeColor="text1"/>
          <w:sz w:val="24"/>
          <w:szCs w:val="24"/>
        </w:rPr>
        <w:t>[i].v); ////find set of v</w:t>
      </w:r>
    </w:p>
    <w:p w14:paraId="3B381EA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if(</w:t>
      </w:r>
      <w:proofErr w:type="gramEnd"/>
      <w:r w:rsidRPr="003555AC">
        <w:rPr>
          <w:rFonts w:ascii="Arial" w:hAnsi="Arial" w:cs="Arial"/>
          <w:color w:val="000000" w:themeColor="text1"/>
          <w:sz w:val="24"/>
          <w:szCs w:val="24"/>
        </w:rPr>
        <w:t>cno1!=cno2) //if u &amp; v belongs to different sets</w:t>
      </w:r>
    </w:p>
    <w:p w14:paraId="72FC85E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5CAA6A6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spanlist.data</w:t>
      </w:r>
      <w:proofErr w:type="spellEnd"/>
      <w:r w:rsidRPr="003555AC">
        <w:rPr>
          <w:rFonts w:ascii="Arial" w:hAnsi="Arial" w:cs="Arial"/>
          <w:color w:val="000000" w:themeColor="text1"/>
          <w:sz w:val="24"/>
          <w:szCs w:val="24"/>
        </w:rPr>
        <w:t>[</w:t>
      </w:r>
      <w:proofErr w:type="spellStart"/>
      <w:proofErr w:type="gramEnd"/>
      <w:r w:rsidRPr="003555AC">
        <w:rPr>
          <w:rFonts w:ascii="Arial" w:hAnsi="Arial" w:cs="Arial"/>
          <w:color w:val="000000" w:themeColor="text1"/>
          <w:sz w:val="24"/>
          <w:szCs w:val="24"/>
        </w:rPr>
        <w:t>spanlist.n</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elist.data</w:t>
      </w:r>
      <w:proofErr w:type="spellEnd"/>
      <w:r w:rsidRPr="003555AC">
        <w:rPr>
          <w:rFonts w:ascii="Arial" w:hAnsi="Arial" w:cs="Arial"/>
          <w:color w:val="000000" w:themeColor="text1"/>
          <w:sz w:val="24"/>
          <w:szCs w:val="24"/>
        </w:rPr>
        <w:t xml:space="preserve">[i]; //ADD Edge to </w:t>
      </w:r>
      <w:proofErr w:type="spellStart"/>
      <w:r w:rsidRPr="003555AC">
        <w:rPr>
          <w:rFonts w:ascii="Arial" w:hAnsi="Arial" w:cs="Arial"/>
          <w:color w:val="000000" w:themeColor="text1"/>
          <w:sz w:val="24"/>
          <w:szCs w:val="24"/>
        </w:rPr>
        <w:t>spanlist</w:t>
      </w:r>
      <w:proofErr w:type="spellEnd"/>
    </w:p>
    <w:p w14:paraId="10BFD53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spanlist.n</w:t>
      </w:r>
      <w:proofErr w:type="spellEnd"/>
      <w:r w:rsidRPr="003555AC">
        <w:rPr>
          <w:rFonts w:ascii="Arial" w:hAnsi="Arial" w:cs="Arial"/>
          <w:color w:val="000000" w:themeColor="text1"/>
          <w:sz w:val="24"/>
          <w:szCs w:val="24"/>
        </w:rPr>
        <w:t>=spanlist.n+1;</w:t>
      </w:r>
    </w:p>
    <w:p w14:paraId="2A629D5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unionComp</w:t>
      </w:r>
      <w:proofErr w:type="spellEnd"/>
      <w:r w:rsidRPr="003555AC">
        <w:rPr>
          <w:rFonts w:ascii="Arial" w:hAnsi="Arial" w:cs="Arial"/>
          <w:color w:val="000000" w:themeColor="text1"/>
          <w:sz w:val="24"/>
          <w:szCs w:val="24"/>
        </w:rPr>
        <w:t>(</w:t>
      </w:r>
      <w:proofErr w:type="gramEnd"/>
      <w:r w:rsidRPr="003555AC">
        <w:rPr>
          <w:rFonts w:ascii="Arial" w:hAnsi="Arial" w:cs="Arial"/>
          <w:color w:val="000000" w:themeColor="text1"/>
          <w:sz w:val="24"/>
          <w:szCs w:val="24"/>
        </w:rPr>
        <w:t>belongs,cno1,cno2); //ADD both components to same set</w:t>
      </w:r>
    </w:p>
    <w:p w14:paraId="243B7CC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192DEA0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117705C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1E26505B"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void</w:t>
      </w:r>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unionComp</w:t>
      </w:r>
      <w:proofErr w:type="spellEnd"/>
      <w:r w:rsidRPr="003555AC">
        <w:rPr>
          <w:rFonts w:ascii="Arial" w:hAnsi="Arial" w:cs="Arial"/>
          <w:color w:val="000000" w:themeColor="text1"/>
          <w:sz w:val="24"/>
          <w:szCs w:val="24"/>
        </w:rPr>
        <w:t>(</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belongs[],</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c1,int c2)</w:t>
      </w:r>
    </w:p>
    <w:p w14:paraId="3EE5867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0663F05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for(</w:t>
      </w:r>
      <w:proofErr w:type="spellStart"/>
      <w:proofErr w:type="gramEnd"/>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i=0;i&lt;</w:t>
      </w:r>
      <w:proofErr w:type="spellStart"/>
      <w:r w:rsidRPr="003555AC">
        <w:rPr>
          <w:rFonts w:ascii="Arial" w:hAnsi="Arial" w:cs="Arial"/>
          <w:color w:val="000000" w:themeColor="text1"/>
          <w:sz w:val="24"/>
          <w:szCs w:val="24"/>
        </w:rPr>
        <w:t>n;i</w:t>
      </w:r>
      <w:proofErr w:type="spellEnd"/>
      <w:r w:rsidRPr="003555AC">
        <w:rPr>
          <w:rFonts w:ascii="Arial" w:hAnsi="Arial" w:cs="Arial"/>
          <w:color w:val="000000" w:themeColor="text1"/>
          <w:sz w:val="24"/>
          <w:szCs w:val="24"/>
        </w:rPr>
        <w:t>++)</w:t>
      </w:r>
    </w:p>
    <w:p w14:paraId="430868D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34ABBAA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r w:rsidRPr="003555AC">
        <w:rPr>
          <w:rFonts w:ascii="Arial" w:hAnsi="Arial" w:cs="Arial"/>
          <w:color w:val="000000" w:themeColor="text1"/>
          <w:sz w:val="24"/>
          <w:szCs w:val="24"/>
        </w:rPr>
        <w:tab/>
        <w:t>if(belongs[i]==c2)</w:t>
      </w:r>
    </w:p>
    <w:p w14:paraId="3B2486B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belongs[i]=c1;</w:t>
      </w:r>
    </w:p>
    <w:p w14:paraId="0351D3F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753E1D6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6AFB9EE3" w14:textId="77777777" w:rsidR="00D7431D" w:rsidRPr="003555AC" w:rsidRDefault="00D7431D" w:rsidP="00D7431D">
      <w:pPr>
        <w:rPr>
          <w:rFonts w:ascii="Arial" w:hAnsi="Arial" w:cs="Arial"/>
          <w:color w:val="000000" w:themeColor="text1"/>
          <w:sz w:val="24"/>
          <w:szCs w:val="24"/>
        </w:rPr>
      </w:pPr>
      <w:proofErr w:type="spellStart"/>
      <w:proofErr w:type="gramStart"/>
      <w:r w:rsidRPr="003555AC">
        <w:rPr>
          <w:rFonts w:ascii="Arial" w:hAnsi="Arial" w:cs="Arial"/>
          <w:color w:val="000000" w:themeColor="text1"/>
          <w:sz w:val="24"/>
          <w:szCs w:val="24"/>
        </w:rPr>
        <w:t>int</w:t>
      </w:r>
      <w:proofErr w:type="spellEnd"/>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::find(</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belongs[],</w:t>
      </w:r>
      <w:proofErr w:type="spellStart"/>
      <w:r w:rsidRPr="003555AC">
        <w:rPr>
          <w:rFonts w:ascii="Arial" w:hAnsi="Arial" w:cs="Arial"/>
          <w:color w:val="000000" w:themeColor="text1"/>
          <w:sz w:val="24"/>
          <w:szCs w:val="24"/>
        </w:rPr>
        <w:t>int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vertexno</w:t>
      </w:r>
      <w:proofErr w:type="spellEnd"/>
      <w:r w:rsidRPr="003555AC">
        <w:rPr>
          <w:rFonts w:ascii="Arial" w:hAnsi="Arial" w:cs="Arial"/>
          <w:color w:val="000000" w:themeColor="text1"/>
          <w:sz w:val="24"/>
          <w:szCs w:val="24"/>
        </w:rPr>
        <w:t>)</w:t>
      </w:r>
    </w:p>
    <w:p w14:paraId="520B558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17DD585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return belongs[</w:t>
      </w:r>
      <w:proofErr w:type="spellStart"/>
      <w:r w:rsidRPr="003555AC">
        <w:rPr>
          <w:rFonts w:ascii="Arial" w:hAnsi="Arial" w:cs="Arial"/>
          <w:color w:val="000000" w:themeColor="text1"/>
          <w:sz w:val="24"/>
          <w:szCs w:val="24"/>
        </w:rPr>
        <w:t>vertexno</w:t>
      </w:r>
      <w:proofErr w:type="spellEnd"/>
      <w:r w:rsidRPr="003555AC">
        <w:rPr>
          <w:rFonts w:ascii="Arial" w:hAnsi="Arial" w:cs="Arial"/>
          <w:color w:val="000000" w:themeColor="text1"/>
          <w:sz w:val="24"/>
          <w:szCs w:val="24"/>
        </w:rPr>
        <w:t>];</w:t>
      </w:r>
    </w:p>
    <w:p w14:paraId="2192C6D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16E2F9A7" w14:textId="77777777" w:rsidR="00D7431D" w:rsidRPr="003555AC" w:rsidRDefault="00D7431D" w:rsidP="00D7431D">
      <w:pPr>
        <w:rPr>
          <w:rFonts w:ascii="Arial" w:hAnsi="Arial" w:cs="Arial"/>
          <w:color w:val="000000" w:themeColor="text1"/>
          <w:sz w:val="24"/>
          <w:szCs w:val="24"/>
        </w:rPr>
      </w:pPr>
    </w:p>
    <w:p w14:paraId="1C90437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MAIN PROGRAM-----------------------------------</w:t>
      </w:r>
    </w:p>
    <w:p w14:paraId="65786D10" w14:textId="77777777" w:rsidR="00D7431D" w:rsidRPr="003555AC" w:rsidRDefault="00D7431D" w:rsidP="00D7431D">
      <w:pPr>
        <w:rPr>
          <w:rFonts w:ascii="Arial" w:hAnsi="Arial" w:cs="Arial"/>
          <w:color w:val="000000" w:themeColor="text1"/>
          <w:sz w:val="24"/>
          <w:szCs w:val="24"/>
        </w:rPr>
      </w:pPr>
      <w:proofErr w:type="gramStart"/>
      <w:r w:rsidRPr="003555AC">
        <w:rPr>
          <w:rFonts w:ascii="Arial" w:hAnsi="Arial" w:cs="Arial"/>
          <w:color w:val="000000" w:themeColor="text1"/>
          <w:sz w:val="24"/>
          <w:szCs w:val="24"/>
        </w:rPr>
        <w:t>int</w:t>
      </w:r>
      <w:proofErr w:type="gramEnd"/>
      <w:r w:rsidRPr="003555AC">
        <w:rPr>
          <w:rFonts w:ascii="Arial" w:hAnsi="Arial" w:cs="Arial"/>
          <w:color w:val="000000" w:themeColor="text1"/>
          <w:sz w:val="24"/>
          <w:szCs w:val="24"/>
        </w:rPr>
        <w:t xml:space="preserve"> main() {</w:t>
      </w:r>
    </w:p>
    <w:p w14:paraId="57FCFA4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int</w:t>
      </w:r>
      <w:proofErr w:type="spellEnd"/>
      <w:proofErr w:type="gram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vertices,choice</w:t>
      </w:r>
      <w:proofErr w:type="spellEnd"/>
      <w:r w:rsidRPr="003555AC">
        <w:rPr>
          <w:rFonts w:ascii="Arial" w:hAnsi="Arial" w:cs="Arial"/>
          <w:color w:val="000000" w:themeColor="text1"/>
          <w:sz w:val="24"/>
          <w:szCs w:val="24"/>
        </w:rPr>
        <w:t>;</w:t>
      </w:r>
    </w:p>
    <w:p w14:paraId="1F1AF646"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EdgeList</w:t>
      </w:r>
      <w:proofErr w:type="spellEnd"/>
      <w:r w:rsidRPr="003555AC">
        <w:rPr>
          <w:rFonts w:ascii="Arial" w:hAnsi="Arial" w:cs="Arial"/>
          <w:color w:val="000000" w:themeColor="text1"/>
          <w:sz w:val="24"/>
          <w:szCs w:val="24"/>
        </w:rPr>
        <w:t xml:space="preserve"> </w:t>
      </w:r>
      <w:proofErr w:type="spellStart"/>
      <w:r w:rsidRPr="003555AC">
        <w:rPr>
          <w:rFonts w:ascii="Arial" w:hAnsi="Arial" w:cs="Arial"/>
          <w:color w:val="000000" w:themeColor="text1"/>
          <w:sz w:val="24"/>
          <w:szCs w:val="24"/>
        </w:rPr>
        <w:t>spantree</w:t>
      </w:r>
      <w:proofErr w:type="spellEnd"/>
      <w:r w:rsidRPr="003555AC">
        <w:rPr>
          <w:rFonts w:ascii="Arial" w:hAnsi="Arial" w:cs="Arial"/>
          <w:color w:val="000000" w:themeColor="text1"/>
          <w:sz w:val="24"/>
          <w:szCs w:val="24"/>
        </w:rPr>
        <w:t>;</w:t>
      </w:r>
    </w:p>
    <w:p w14:paraId="6866ABE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&lt;&lt;"Enter Number of cities: ";</w:t>
      </w:r>
    </w:p>
    <w:p w14:paraId="45DD99E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cin</w:t>
      </w:r>
      <w:proofErr w:type="spellEnd"/>
      <w:r w:rsidRPr="003555AC">
        <w:rPr>
          <w:rFonts w:ascii="Arial" w:hAnsi="Arial" w:cs="Arial"/>
          <w:color w:val="000000" w:themeColor="text1"/>
          <w:sz w:val="24"/>
          <w:szCs w:val="24"/>
        </w:rPr>
        <w:t>&gt;&gt;vertices;</w:t>
      </w:r>
    </w:p>
    <w:p w14:paraId="61661CB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PhoneGraph</w:t>
      </w:r>
      <w:proofErr w:type="spellEnd"/>
      <w:r w:rsidRPr="003555AC">
        <w:rPr>
          <w:rFonts w:ascii="Arial" w:hAnsi="Arial" w:cs="Arial"/>
          <w:color w:val="000000" w:themeColor="text1"/>
          <w:sz w:val="24"/>
          <w:szCs w:val="24"/>
        </w:rPr>
        <w:t xml:space="preserve"> p1(vertices);</w:t>
      </w:r>
    </w:p>
    <w:p w14:paraId="2568849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roofErr w:type="gramStart"/>
      <w:r w:rsidRPr="003555AC">
        <w:rPr>
          <w:rFonts w:ascii="Arial" w:hAnsi="Arial" w:cs="Arial"/>
          <w:color w:val="000000" w:themeColor="text1"/>
          <w:sz w:val="24"/>
          <w:szCs w:val="24"/>
        </w:rPr>
        <w:t>p1.readgraph(</w:t>
      </w:r>
      <w:proofErr w:type="gramEnd"/>
      <w:r w:rsidRPr="003555AC">
        <w:rPr>
          <w:rFonts w:ascii="Arial" w:hAnsi="Arial" w:cs="Arial"/>
          <w:color w:val="000000" w:themeColor="text1"/>
          <w:sz w:val="24"/>
          <w:szCs w:val="24"/>
        </w:rPr>
        <w:t>);</w:t>
      </w:r>
    </w:p>
    <w:p w14:paraId="35B3E5E8"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do</w:t>
      </w:r>
    </w:p>
    <w:p w14:paraId="5187C69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w:t>
      </w:r>
    </w:p>
    <w:p w14:paraId="60D9F8A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cout</w:t>
      </w:r>
      <w:proofErr w:type="spellEnd"/>
      <w:proofErr w:type="gramEnd"/>
      <w:r w:rsidRPr="003555AC">
        <w:rPr>
          <w:rFonts w:ascii="Arial" w:hAnsi="Arial" w:cs="Arial"/>
          <w:color w:val="000000" w:themeColor="text1"/>
          <w:sz w:val="24"/>
          <w:szCs w:val="24"/>
        </w:rPr>
        <w:t>&lt;&lt;"\n1.Find Minimum Total Cost(By Prim's Algorithm)"</w:t>
      </w:r>
    </w:p>
    <w:p w14:paraId="2525E7A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 xml:space="preserve">&lt;&lt;"\n2.Find Minimum Total </w:t>
      </w:r>
      <w:proofErr w:type="gramStart"/>
      <w:r w:rsidRPr="003555AC">
        <w:rPr>
          <w:rFonts w:ascii="Arial" w:hAnsi="Arial" w:cs="Arial"/>
          <w:color w:val="000000" w:themeColor="text1"/>
          <w:sz w:val="24"/>
          <w:szCs w:val="24"/>
        </w:rPr>
        <w:t>Cost(</w:t>
      </w:r>
      <w:proofErr w:type="gramEnd"/>
      <w:r w:rsidRPr="003555AC">
        <w:rPr>
          <w:rFonts w:ascii="Arial" w:hAnsi="Arial" w:cs="Arial"/>
          <w:color w:val="000000" w:themeColor="text1"/>
          <w:sz w:val="24"/>
          <w:szCs w:val="24"/>
        </w:rPr>
        <w:t>by Kruskal's Algorithms)"</w:t>
      </w:r>
    </w:p>
    <w:p w14:paraId="3A35C81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 xml:space="preserve">&lt;&lt;"\n3.Re-Read </w:t>
      </w:r>
      <w:proofErr w:type="gramStart"/>
      <w:r w:rsidRPr="003555AC">
        <w:rPr>
          <w:rFonts w:ascii="Arial" w:hAnsi="Arial" w:cs="Arial"/>
          <w:color w:val="000000" w:themeColor="text1"/>
          <w:sz w:val="24"/>
          <w:szCs w:val="24"/>
        </w:rPr>
        <w:t>Graph(</w:t>
      </w:r>
      <w:proofErr w:type="gramEnd"/>
      <w:r w:rsidRPr="003555AC">
        <w:rPr>
          <w:rFonts w:ascii="Arial" w:hAnsi="Arial" w:cs="Arial"/>
          <w:color w:val="000000" w:themeColor="text1"/>
          <w:sz w:val="24"/>
          <w:szCs w:val="24"/>
        </w:rPr>
        <w:t>INPUT)"</w:t>
      </w:r>
    </w:p>
    <w:p w14:paraId="3C49F7F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&lt;&lt;"\n4.Print Graph"</w:t>
      </w:r>
    </w:p>
    <w:p w14:paraId="7CB9AD5E"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&lt;&lt;"\n0. Exit"</w:t>
      </w:r>
    </w:p>
    <w:p w14:paraId="7A3CE0A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&lt;&lt;"\</w:t>
      </w:r>
      <w:proofErr w:type="spellStart"/>
      <w:r w:rsidRPr="003555AC">
        <w:rPr>
          <w:rFonts w:ascii="Arial" w:hAnsi="Arial" w:cs="Arial"/>
          <w:color w:val="000000" w:themeColor="text1"/>
          <w:sz w:val="24"/>
          <w:szCs w:val="24"/>
        </w:rPr>
        <w:t>nEnter</w:t>
      </w:r>
      <w:proofErr w:type="spellEnd"/>
      <w:r w:rsidRPr="003555AC">
        <w:rPr>
          <w:rFonts w:ascii="Arial" w:hAnsi="Arial" w:cs="Arial"/>
          <w:color w:val="000000" w:themeColor="text1"/>
          <w:sz w:val="24"/>
          <w:szCs w:val="24"/>
        </w:rPr>
        <w:t xml:space="preserve"> your choice: ";</w:t>
      </w:r>
    </w:p>
    <w:p w14:paraId="0C83BAC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cin</w:t>
      </w:r>
      <w:proofErr w:type="spellEnd"/>
      <w:r w:rsidRPr="003555AC">
        <w:rPr>
          <w:rFonts w:ascii="Arial" w:hAnsi="Arial" w:cs="Arial"/>
          <w:color w:val="000000" w:themeColor="text1"/>
          <w:sz w:val="24"/>
          <w:szCs w:val="24"/>
        </w:rPr>
        <w:t>&gt;&gt;choice;</w:t>
      </w:r>
    </w:p>
    <w:p w14:paraId="34A1B9E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switch(choice)</w:t>
      </w:r>
    </w:p>
    <w:p w14:paraId="3B661A6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570EC2F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1:</w:t>
      </w:r>
    </w:p>
    <w:p w14:paraId="6C59913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 Minimum cost of Phone Line to cities is: "&lt;&lt;p1.prim();</w:t>
      </w:r>
    </w:p>
    <w:p w14:paraId="4325840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14:paraId="1147340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2:</w:t>
      </w:r>
    </w:p>
    <w:p w14:paraId="73A2989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p1.kruskal(</w:t>
      </w:r>
      <w:proofErr w:type="spellStart"/>
      <w:proofErr w:type="gramEnd"/>
      <w:r w:rsidRPr="003555AC">
        <w:rPr>
          <w:rFonts w:ascii="Arial" w:hAnsi="Arial" w:cs="Arial"/>
          <w:color w:val="000000" w:themeColor="text1"/>
          <w:sz w:val="24"/>
          <w:szCs w:val="24"/>
        </w:rPr>
        <w:t>spantree</w:t>
      </w:r>
      <w:proofErr w:type="spellEnd"/>
      <w:r w:rsidRPr="003555AC">
        <w:rPr>
          <w:rFonts w:ascii="Arial" w:hAnsi="Arial" w:cs="Arial"/>
          <w:color w:val="000000" w:themeColor="text1"/>
          <w:sz w:val="24"/>
          <w:szCs w:val="24"/>
        </w:rPr>
        <w:t>);</w:t>
      </w:r>
    </w:p>
    <w:p w14:paraId="3FC5130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proofErr w:type="gramStart"/>
      <w:r w:rsidRPr="003555AC">
        <w:rPr>
          <w:rFonts w:ascii="Arial" w:hAnsi="Arial" w:cs="Arial"/>
          <w:color w:val="000000" w:themeColor="text1"/>
          <w:sz w:val="24"/>
          <w:szCs w:val="24"/>
        </w:rPr>
        <w:t>spantree.print</w:t>
      </w:r>
      <w:proofErr w:type="spellEnd"/>
      <w:r w:rsidRPr="003555AC">
        <w:rPr>
          <w:rFonts w:ascii="Arial" w:hAnsi="Arial" w:cs="Arial"/>
          <w:color w:val="000000" w:themeColor="text1"/>
          <w:sz w:val="24"/>
          <w:szCs w:val="24"/>
        </w:rPr>
        <w:t>(</w:t>
      </w:r>
      <w:proofErr w:type="gramEnd"/>
      <w:r w:rsidRPr="003555AC">
        <w:rPr>
          <w:rFonts w:ascii="Arial" w:hAnsi="Arial" w:cs="Arial"/>
          <w:color w:val="000000" w:themeColor="text1"/>
          <w:sz w:val="24"/>
          <w:szCs w:val="24"/>
        </w:rPr>
        <w:t>);</w:t>
      </w:r>
    </w:p>
    <w:p w14:paraId="0678C21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14:paraId="61BB13E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3:</w:t>
      </w:r>
    </w:p>
    <w:p w14:paraId="60F717B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p1.readgraph(</w:t>
      </w:r>
      <w:proofErr w:type="gramEnd"/>
      <w:r w:rsidRPr="003555AC">
        <w:rPr>
          <w:rFonts w:ascii="Arial" w:hAnsi="Arial" w:cs="Arial"/>
          <w:color w:val="000000" w:themeColor="text1"/>
          <w:sz w:val="24"/>
          <w:szCs w:val="24"/>
        </w:rPr>
        <w:t>);</w:t>
      </w:r>
    </w:p>
    <w:p w14:paraId="025604C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14:paraId="39010CD9"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case 4:</w:t>
      </w:r>
    </w:p>
    <w:p w14:paraId="7856A52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p1.printGraph(</w:t>
      </w:r>
      <w:proofErr w:type="gramEnd"/>
      <w:r w:rsidRPr="003555AC">
        <w:rPr>
          <w:rFonts w:ascii="Arial" w:hAnsi="Arial" w:cs="Arial"/>
          <w:color w:val="000000" w:themeColor="text1"/>
          <w:sz w:val="24"/>
          <w:szCs w:val="24"/>
        </w:rPr>
        <w:t>);</w:t>
      </w:r>
    </w:p>
    <w:p w14:paraId="2F0B464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t>break;</w:t>
      </w:r>
    </w:p>
    <w:p w14:paraId="5E93DBB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default:</w:t>
      </w:r>
    </w:p>
    <w:p w14:paraId="696212F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r>
      <w:r w:rsidRPr="003555AC">
        <w:rPr>
          <w:rFonts w:ascii="Arial" w:hAnsi="Arial" w:cs="Arial"/>
          <w:color w:val="000000" w:themeColor="text1"/>
          <w:sz w:val="24"/>
          <w:szCs w:val="24"/>
        </w:rPr>
        <w:tab/>
      </w:r>
      <w:proofErr w:type="spellStart"/>
      <w:r w:rsidRPr="003555AC">
        <w:rPr>
          <w:rFonts w:ascii="Arial" w:hAnsi="Arial" w:cs="Arial"/>
          <w:color w:val="000000" w:themeColor="text1"/>
          <w:sz w:val="24"/>
          <w:szCs w:val="24"/>
        </w:rPr>
        <w:t>cout</w:t>
      </w:r>
      <w:proofErr w:type="spellEnd"/>
      <w:r w:rsidRPr="003555AC">
        <w:rPr>
          <w:rFonts w:ascii="Arial" w:hAnsi="Arial" w:cs="Arial"/>
          <w:color w:val="000000" w:themeColor="text1"/>
          <w:sz w:val="24"/>
          <w:szCs w:val="24"/>
        </w:rPr>
        <w:t>&lt;&lt;"\</w:t>
      </w:r>
      <w:proofErr w:type="spellStart"/>
      <w:r w:rsidRPr="003555AC">
        <w:rPr>
          <w:rFonts w:ascii="Arial" w:hAnsi="Arial" w:cs="Arial"/>
          <w:color w:val="000000" w:themeColor="text1"/>
          <w:sz w:val="24"/>
          <w:szCs w:val="24"/>
        </w:rPr>
        <w:t>nWrong</w:t>
      </w:r>
      <w:proofErr w:type="spellEnd"/>
      <w:r w:rsidRPr="003555AC">
        <w:rPr>
          <w:rFonts w:ascii="Arial" w:hAnsi="Arial" w:cs="Arial"/>
          <w:color w:val="000000" w:themeColor="text1"/>
          <w:sz w:val="24"/>
          <w:szCs w:val="24"/>
        </w:rPr>
        <w:t xml:space="preserve"> Choice!!!";</w:t>
      </w:r>
    </w:p>
    <w:p w14:paraId="727D783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r w:rsidRPr="003555AC">
        <w:rPr>
          <w:rFonts w:ascii="Arial" w:hAnsi="Arial" w:cs="Arial"/>
          <w:color w:val="000000" w:themeColor="text1"/>
          <w:sz w:val="24"/>
          <w:szCs w:val="24"/>
        </w:rPr>
        <w:tab/>
        <w:t>}</w:t>
      </w:r>
    </w:p>
    <w:p w14:paraId="527AFAC7"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r>
      <w:proofErr w:type="gramStart"/>
      <w:r w:rsidRPr="003555AC">
        <w:rPr>
          <w:rFonts w:ascii="Arial" w:hAnsi="Arial" w:cs="Arial"/>
          <w:color w:val="000000" w:themeColor="text1"/>
          <w:sz w:val="24"/>
          <w:szCs w:val="24"/>
        </w:rPr>
        <w:t>}while</w:t>
      </w:r>
      <w:proofErr w:type="gramEnd"/>
      <w:r w:rsidRPr="003555AC">
        <w:rPr>
          <w:rFonts w:ascii="Arial" w:hAnsi="Arial" w:cs="Arial"/>
          <w:color w:val="000000" w:themeColor="text1"/>
          <w:sz w:val="24"/>
          <w:szCs w:val="24"/>
        </w:rPr>
        <w:t>(choice!=0);</w:t>
      </w:r>
    </w:p>
    <w:p w14:paraId="52F381BA" w14:textId="77777777" w:rsidR="00D7431D" w:rsidRPr="003555AC" w:rsidRDefault="00D7431D" w:rsidP="00D7431D">
      <w:pPr>
        <w:rPr>
          <w:rFonts w:ascii="Arial" w:hAnsi="Arial" w:cs="Arial"/>
          <w:color w:val="000000" w:themeColor="text1"/>
          <w:sz w:val="24"/>
          <w:szCs w:val="24"/>
        </w:rPr>
      </w:pPr>
    </w:p>
    <w:p w14:paraId="62C4A9D0"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ab/>
        <w:t>return 0;</w:t>
      </w:r>
    </w:p>
    <w:p w14:paraId="2DB38A53"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5BCE4BF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r w:rsidRPr="003555AC">
        <w:rPr>
          <w:rFonts w:ascii="Arial" w:hAnsi="Arial" w:cs="Arial"/>
          <w:color w:val="000000" w:themeColor="text1"/>
          <w:sz w:val="24"/>
          <w:szCs w:val="24"/>
        </w:rPr>
        <w:tab/>
        <w:t>Sample INPUT: vertices =7</w:t>
      </w:r>
    </w:p>
    <w:p w14:paraId="1446582C"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   </w:t>
      </w:r>
      <w:r w:rsidRPr="003555AC">
        <w:rPr>
          <w:rFonts w:ascii="Arial" w:hAnsi="Arial" w:cs="Arial"/>
          <w:color w:val="000000" w:themeColor="text1"/>
          <w:sz w:val="24"/>
          <w:szCs w:val="24"/>
        </w:rPr>
        <w:tab/>
      </w:r>
      <w:r w:rsidRPr="003555AC">
        <w:rPr>
          <w:rFonts w:ascii="Arial" w:hAnsi="Arial" w:cs="Arial"/>
          <w:color w:val="000000" w:themeColor="text1"/>
          <w:sz w:val="24"/>
          <w:szCs w:val="24"/>
        </w:rPr>
        <w:tab/>
        <w:t>{{0, 28, 0, 0, 0,10,0},</w:t>
      </w:r>
    </w:p>
    <w:p w14:paraId="69B13DFD"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{28,0,16,0,0,0,14},</w:t>
      </w:r>
    </w:p>
    <w:p w14:paraId="4FA400F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lastRenderedPageBreak/>
        <w:t xml:space="preserve">            {0,16,0,12,0,0,0},</w:t>
      </w:r>
    </w:p>
    <w:p w14:paraId="61C67081"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{0,0,12,0,22,0,18},</w:t>
      </w:r>
    </w:p>
    <w:p w14:paraId="14D6DE1B"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{0,0,0,22,0,25,24},</w:t>
      </w:r>
    </w:p>
    <w:p w14:paraId="1213721A"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{10,0,0,0,25,0,0},</w:t>
      </w:r>
    </w:p>
    <w:p w14:paraId="0F0CFD14"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{0,14,0,18,24,0,0},</w:t>
      </w:r>
    </w:p>
    <w:p w14:paraId="0055B37F"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w:t>
      </w:r>
    </w:p>
    <w:p w14:paraId="72D3D0B2"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 xml:space="preserve">           Minimum Cost: 99</w:t>
      </w:r>
    </w:p>
    <w:p w14:paraId="42FA3A65" w14:textId="77777777" w:rsidR="00D7431D" w:rsidRPr="003555AC" w:rsidRDefault="00D7431D" w:rsidP="00D7431D">
      <w:pPr>
        <w:rPr>
          <w:rFonts w:ascii="Arial" w:hAnsi="Arial" w:cs="Arial"/>
          <w:color w:val="000000" w:themeColor="text1"/>
          <w:sz w:val="24"/>
          <w:szCs w:val="24"/>
        </w:rPr>
      </w:pPr>
      <w:r w:rsidRPr="003555AC">
        <w:rPr>
          <w:rFonts w:ascii="Arial" w:hAnsi="Arial" w:cs="Arial"/>
          <w:color w:val="000000" w:themeColor="text1"/>
          <w:sz w:val="24"/>
          <w:szCs w:val="24"/>
        </w:rPr>
        <w:t>*/</w:t>
      </w:r>
    </w:p>
    <w:p w14:paraId="149F14FA" w14:textId="77777777" w:rsidR="00D7431D" w:rsidRPr="003555AC" w:rsidRDefault="00D7431D" w:rsidP="00D7431D">
      <w:pPr>
        <w:rPr>
          <w:rFonts w:ascii="Arial" w:hAnsi="Arial" w:cs="Arial"/>
          <w:b/>
          <w:bCs/>
          <w:color w:val="000000" w:themeColor="text1"/>
          <w:sz w:val="32"/>
          <w:szCs w:val="32"/>
          <w:u w:val="single"/>
        </w:rPr>
      </w:pPr>
    </w:p>
    <w:p w14:paraId="35F47DF5" w14:textId="77777777" w:rsidR="00D7431D" w:rsidRDefault="00D7431D" w:rsidP="00D7431D">
      <w:pPr>
        <w:rPr>
          <w:rFonts w:ascii="Arial" w:hAnsi="Arial" w:cs="Arial"/>
          <w:b/>
          <w:bCs/>
          <w:color w:val="000000" w:themeColor="text1"/>
          <w:sz w:val="32"/>
          <w:szCs w:val="32"/>
          <w:u w:val="single"/>
        </w:rPr>
      </w:pPr>
      <w:r w:rsidRPr="003555AC">
        <w:rPr>
          <w:rFonts w:ascii="Arial" w:hAnsi="Arial" w:cs="Arial"/>
          <w:b/>
          <w:bCs/>
          <w:color w:val="000000" w:themeColor="text1"/>
          <w:sz w:val="32"/>
          <w:szCs w:val="32"/>
          <w:u w:val="single"/>
        </w:rPr>
        <w:t>Output Screenshots:-</w:t>
      </w:r>
    </w:p>
    <w:p w14:paraId="7F90F040" w14:textId="77777777" w:rsidR="00D7431D" w:rsidRPr="003555AC" w:rsidRDefault="00D7431D" w:rsidP="00D7431D">
      <w:pPr>
        <w:rPr>
          <w:rFonts w:ascii="Arial" w:hAnsi="Arial" w:cs="Arial"/>
          <w:b/>
          <w:bCs/>
          <w:color w:val="000000" w:themeColor="text1"/>
          <w:sz w:val="32"/>
          <w:szCs w:val="32"/>
          <w:u w:val="single"/>
        </w:rPr>
      </w:pPr>
      <w:r>
        <w:rPr>
          <w:rFonts w:ascii="Arial" w:hAnsi="Arial" w:cs="Arial"/>
          <w:b/>
          <w:bCs/>
          <w:noProof/>
          <w:color w:val="000000" w:themeColor="text1"/>
          <w:sz w:val="32"/>
          <w:szCs w:val="32"/>
          <w:u w:val="single"/>
          <w:lang w:bidi="mr-IN"/>
        </w:rPr>
        <w:drawing>
          <wp:inline distT="0" distB="0" distL="0" distR="0" wp14:anchorId="0D5A3477" wp14:editId="589B7865">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765DB5B1" w14:textId="77777777" w:rsidR="00D7431D" w:rsidRPr="003555AC" w:rsidRDefault="00D7431D" w:rsidP="00D7431D">
      <w:pPr>
        <w:rPr>
          <w:rFonts w:ascii="Arial" w:hAnsi="Arial" w:cs="Arial"/>
          <w:b/>
          <w:bCs/>
          <w:color w:val="000000" w:themeColor="text1"/>
          <w:sz w:val="32"/>
          <w:szCs w:val="32"/>
          <w:u w:val="single"/>
        </w:rPr>
      </w:pPr>
    </w:p>
    <w:p w14:paraId="04103D9E" w14:textId="77777777" w:rsidR="00D7431D" w:rsidRPr="003555AC" w:rsidRDefault="00D7431D" w:rsidP="00D7431D">
      <w:pPr>
        <w:shd w:val="clear" w:color="auto" w:fill="FFFFFF"/>
        <w:spacing w:before="120" w:after="120" w:line="240" w:lineRule="auto"/>
        <w:rPr>
          <w:rFonts w:ascii="Arial" w:eastAsia="Times New Roman" w:hAnsi="Arial" w:cs="Arial"/>
          <w:color w:val="000000" w:themeColor="text1"/>
          <w:sz w:val="21"/>
          <w:szCs w:val="21"/>
          <w:lang w:bidi="bn-IN"/>
        </w:rPr>
      </w:pPr>
      <w:r w:rsidRPr="003555AC">
        <w:rPr>
          <w:rFonts w:ascii="Arial" w:hAnsi="Arial" w:cs="Arial"/>
          <w:b/>
          <w:bCs/>
          <w:color w:val="000000" w:themeColor="text1"/>
          <w:sz w:val="32"/>
          <w:szCs w:val="32"/>
          <w:u w:val="single"/>
        </w:rPr>
        <w:t>Conclusion</w:t>
      </w:r>
      <w:proofErr w:type="gramStart"/>
      <w:r w:rsidRPr="003555AC">
        <w:rPr>
          <w:rFonts w:ascii="Arial" w:hAnsi="Arial" w:cs="Arial"/>
          <w:b/>
          <w:bCs/>
          <w:color w:val="000000" w:themeColor="text1"/>
          <w:sz w:val="32"/>
          <w:szCs w:val="32"/>
          <w:u w:val="single"/>
        </w:rPr>
        <w:t>:-</w:t>
      </w:r>
      <w:proofErr w:type="gramEnd"/>
      <w:r w:rsidRPr="003555AC">
        <w:rPr>
          <w:rFonts w:ascii="Arial" w:eastAsia="Times New Roman" w:hAnsi="Arial" w:cs="Arial"/>
          <w:color w:val="000000" w:themeColor="text1"/>
          <w:sz w:val="21"/>
          <w:szCs w:val="21"/>
          <w:lang w:bidi="bn-IN"/>
        </w:rPr>
        <w:t xml:space="preserve"> </w:t>
      </w:r>
      <w:proofErr w:type="spellStart"/>
      <w:r w:rsidRPr="003555AC">
        <w:rPr>
          <w:rFonts w:ascii="Arial" w:eastAsia="Times New Roman" w:hAnsi="Arial" w:cs="Arial"/>
          <w:color w:val="000000" w:themeColor="text1"/>
          <w:sz w:val="21"/>
          <w:szCs w:val="21"/>
          <w:lang w:bidi="bn-IN"/>
        </w:rPr>
        <w:t>Thus,we</w:t>
      </w:r>
      <w:proofErr w:type="spellEnd"/>
      <w:r w:rsidRPr="003555AC">
        <w:rPr>
          <w:rFonts w:ascii="Arial" w:eastAsia="Times New Roman" w:hAnsi="Arial" w:cs="Arial"/>
          <w:color w:val="000000" w:themeColor="text1"/>
          <w:sz w:val="21"/>
          <w:szCs w:val="21"/>
          <w:lang w:bidi="bn-IN"/>
        </w:rPr>
        <w:t xml:space="preserve"> have studied implementation of </w:t>
      </w:r>
      <w:proofErr w:type="spellStart"/>
      <w:r w:rsidRPr="003555AC">
        <w:rPr>
          <w:rFonts w:ascii="Arial" w:eastAsia="Times New Roman" w:hAnsi="Arial" w:cs="Arial"/>
          <w:color w:val="000000" w:themeColor="text1"/>
          <w:sz w:val="21"/>
          <w:szCs w:val="21"/>
          <w:lang w:bidi="bn-IN"/>
        </w:rPr>
        <w:t>kruskal’s</w:t>
      </w:r>
      <w:proofErr w:type="spellEnd"/>
      <w:r w:rsidRPr="003555AC">
        <w:rPr>
          <w:rFonts w:ascii="Arial" w:eastAsia="Times New Roman" w:hAnsi="Arial" w:cs="Arial"/>
          <w:color w:val="000000" w:themeColor="text1"/>
          <w:sz w:val="21"/>
          <w:szCs w:val="21"/>
          <w:lang w:bidi="bn-IN"/>
        </w:rPr>
        <w:t xml:space="preserve"> algorithm.</w:t>
      </w:r>
    </w:p>
    <w:p w14:paraId="7E1882AD" w14:textId="77777777" w:rsidR="00D7431D" w:rsidRPr="003555AC" w:rsidRDefault="00D7431D" w:rsidP="00D7431D">
      <w:pPr>
        <w:rPr>
          <w:rFonts w:ascii="Arial" w:hAnsi="Arial" w:cs="Arial"/>
          <w:b/>
          <w:bCs/>
          <w:color w:val="000000" w:themeColor="text1"/>
          <w:sz w:val="32"/>
          <w:szCs w:val="32"/>
          <w:u w:val="single"/>
        </w:rPr>
      </w:pPr>
    </w:p>
    <w:p w14:paraId="686D0B96" w14:textId="77777777" w:rsidR="00D7431D" w:rsidRPr="00BF79C2" w:rsidRDefault="00D7431D" w:rsidP="00D7431D">
      <w:pPr>
        <w:jc w:val="center"/>
        <w:rPr>
          <w:rFonts w:ascii="Arial" w:hAnsi="Arial" w:cs="Arial"/>
          <w:b/>
          <w:bCs/>
          <w:sz w:val="40"/>
          <w:szCs w:val="40"/>
          <w:u w:val="single"/>
        </w:rPr>
      </w:pPr>
      <w:r w:rsidRPr="00BF79C2">
        <w:rPr>
          <w:rFonts w:ascii="Arial" w:hAnsi="Arial" w:cs="Arial"/>
          <w:b/>
          <w:bCs/>
          <w:sz w:val="40"/>
          <w:szCs w:val="40"/>
          <w:u w:val="single"/>
        </w:rPr>
        <w:t>ASSIGNMENT NO.6.</w:t>
      </w:r>
    </w:p>
    <w:p w14:paraId="3A626337" w14:textId="77777777" w:rsidR="00D7431D" w:rsidRDefault="00D7431D" w:rsidP="00D7431D">
      <w:pPr>
        <w:pStyle w:val="Default"/>
        <w:rPr>
          <w:rFonts w:ascii="Arial" w:hAnsi="Arial" w:cs="Arial"/>
          <w:color w:val="auto"/>
        </w:rPr>
      </w:pPr>
      <w:proofErr w:type="gramStart"/>
      <w:r w:rsidRPr="00BF79C2">
        <w:rPr>
          <w:rFonts w:ascii="Arial" w:hAnsi="Arial" w:cs="Arial"/>
          <w:b/>
          <w:bCs/>
          <w:sz w:val="32"/>
          <w:szCs w:val="32"/>
          <w:u w:val="single"/>
        </w:rPr>
        <w:lastRenderedPageBreak/>
        <w:t>Aim :</w:t>
      </w:r>
      <w:proofErr w:type="gramEnd"/>
      <w:r w:rsidRPr="00BF79C2">
        <w:rPr>
          <w:rFonts w:ascii="Arial" w:hAnsi="Arial" w:cs="Arial"/>
          <w:b/>
          <w:bCs/>
          <w:sz w:val="32"/>
          <w:szCs w:val="32"/>
          <w:u w:val="single"/>
        </w:rPr>
        <w:t>-</w:t>
      </w:r>
      <w:r w:rsidRPr="00BF79C2">
        <w:rPr>
          <w:rFonts w:ascii="Arial" w:hAnsi="Arial" w:cs="Arial"/>
          <w:sz w:val="28"/>
          <w:szCs w:val="28"/>
          <w:u w:val="single"/>
        </w:rPr>
        <w:t xml:space="preserve"> </w:t>
      </w:r>
      <w:r>
        <w:rPr>
          <w:rFonts w:ascii="Arial" w:hAnsi="Arial" w:cs="Arial"/>
          <w:color w:val="auto"/>
        </w:rPr>
        <w:t xml:space="preserve">   </w:t>
      </w:r>
    </w:p>
    <w:p w14:paraId="6B851A22" w14:textId="77777777" w:rsidR="00D7431D" w:rsidRPr="00BF79C2" w:rsidRDefault="00D7431D" w:rsidP="00D7431D">
      <w:pPr>
        <w:pStyle w:val="Default"/>
        <w:rPr>
          <w:rFonts w:ascii="Arial" w:hAnsi="Arial" w:cs="Arial"/>
          <w:color w:val="auto"/>
        </w:rPr>
      </w:pPr>
      <w:r>
        <w:rPr>
          <w:rFonts w:ascii="Arial" w:hAnsi="Arial" w:cs="Arial"/>
          <w:color w:val="auto"/>
        </w:rPr>
        <w:tab/>
      </w:r>
      <w:r>
        <w:rPr>
          <w:rFonts w:ascii="Arial" w:hAnsi="Arial" w:cs="Arial"/>
          <w:color w:val="auto"/>
        </w:rPr>
        <w:tab/>
      </w:r>
      <w:r w:rsidRPr="00BF79C2">
        <w:rPr>
          <w:rFonts w:ascii="Arial" w:hAnsi="Arial" w:cs="Arial"/>
        </w:rPr>
        <w:t xml:space="preserve">Read the marks obtained by students of second year in an online examination of particular subject. Find out maximum and minimum marks obtained in that subject using heap data structure. </w:t>
      </w:r>
    </w:p>
    <w:p w14:paraId="6C486C6E" w14:textId="77777777" w:rsidR="00D7431D" w:rsidRDefault="00D7431D" w:rsidP="00D7431D">
      <w:pPr>
        <w:rPr>
          <w:rFonts w:ascii="Arial" w:hAnsi="Arial" w:cs="Arial"/>
          <w:b/>
          <w:bCs/>
          <w:sz w:val="32"/>
          <w:szCs w:val="32"/>
          <w:u w:val="single"/>
        </w:rPr>
      </w:pPr>
    </w:p>
    <w:p w14:paraId="3174AF53" w14:textId="77777777" w:rsidR="00D7431D" w:rsidRPr="00BF79C2" w:rsidRDefault="00D7431D" w:rsidP="00D7431D">
      <w:pPr>
        <w:rPr>
          <w:rFonts w:ascii="Arial" w:hAnsi="Arial" w:cs="Arial"/>
          <w:b/>
          <w:bCs/>
          <w:sz w:val="32"/>
          <w:szCs w:val="32"/>
          <w:u w:val="single"/>
        </w:rPr>
      </w:pPr>
      <w:r w:rsidRPr="00BF79C2">
        <w:rPr>
          <w:rFonts w:ascii="Arial" w:hAnsi="Arial" w:cs="Arial"/>
          <w:b/>
          <w:bCs/>
          <w:sz w:val="32"/>
          <w:szCs w:val="32"/>
          <w:u w:val="single"/>
        </w:rPr>
        <w:t>Objective</w:t>
      </w:r>
      <w:proofErr w:type="gramStart"/>
      <w:r w:rsidRPr="00BF79C2">
        <w:rPr>
          <w:rFonts w:ascii="Arial" w:hAnsi="Arial" w:cs="Arial"/>
          <w:b/>
          <w:bCs/>
          <w:sz w:val="32"/>
          <w:szCs w:val="32"/>
          <w:u w:val="single"/>
        </w:rPr>
        <w:t>:-</w:t>
      </w:r>
      <w:proofErr w:type="gramEnd"/>
      <w:r w:rsidRPr="00BF79C2">
        <w:rPr>
          <w:rFonts w:ascii="Arial" w:hAnsi="Arial" w:cs="Arial"/>
          <w:sz w:val="24"/>
          <w:szCs w:val="24"/>
        </w:rPr>
        <w:t xml:space="preserve"> To study the heap data structure.</w:t>
      </w:r>
    </w:p>
    <w:p w14:paraId="6476C443" w14:textId="77777777" w:rsidR="00D7431D" w:rsidRPr="00BF79C2" w:rsidRDefault="00D7431D" w:rsidP="00D7431D">
      <w:pPr>
        <w:rPr>
          <w:rFonts w:ascii="Arial" w:hAnsi="Arial" w:cs="Arial"/>
          <w:b/>
          <w:bCs/>
          <w:sz w:val="32"/>
          <w:szCs w:val="32"/>
          <w:u w:val="single"/>
        </w:rPr>
      </w:pPr>
      <w:r w:rsidRPr="00BF79C2">
        <w:rPr>
          <w:rFonts w:ascii="Arial" w:hAnsi="Arial" w:cs="Arial"/>
          <w:b/>
          <w:bCs/>
          <w:sz w:val="32"/>
          <w:szCs w:val="32"/>
          <w:u w:val="single"/>
        </w:rPr>
        <w:t>Theory:-</w:t>
      </w:r>
    </w:p>
    <w:p w14:paraId="3B5438A0" w14:textId="77777777" w:rsidR="00D7431D" w:rsidRPr="000C7E62" w:rsidRDefault="00D7431D" w:rsidP="00D7431D">
      <w:pPr>
        <w:shd w:val="clear" w:color="auto" w:fill="FFFFFF"/>
        <w:spacing w:after="150" w:line="240" w:lineRule="auto"/>
        <w:textAlignment w:val="baseline"/>
        <w:rPr>
          <w:rFonts w:ascii="Arial" w:eastAsia="Times New Roman" w:hAnsi="Arial" w:cs="Arial"/>
          <w:sz w:val="24"/>
          <w:szCs w:val="24"/>
          <w:lang w:bidi="bn-IN"/>
        </w:rPr>
      </w:pPr>
      <w:r w:rsidRPr="000C7E62">
        <w:rPr>
          <w:rFonts w:ascii="Arial" w:eastAsia="Times New Roman" w:hAnsi="Arial" w:cs="Arial"/>
          <w:sz w:val="24"/>
          <w:szCs w:val="24"/>
          <w:lang w:bidi="bn-IN"/>
        </w:rPr>
        <w:t>A Heap is a special Tree-based data structure in which the tree is a complete binary tree. Generally, Heaps can be of two types:</w:t>
      </w:r>
    </w:p>
    <w:p w14:paraId="290D1663" w14:textId="77777777" w:rsidR="00D7431D" w:rsidRPr="000C7E62" w:rsidRDefault="00D7431D" w:rsidP="00D7431D">
      <w:pPr>
        <w:numPr>
          <w:ilvl w:val="0"/>
          <w:numId w:val="5"/>
        </w:numPr>
        <w:shd w:val="clear" w:color="auto" w:fill="FFFFFF"/>
        <w:spacing w:after="0" w:line="240" w:lineRule="auto"/>
        <w:ind w:left="540"/>
        <w:textAlignment w:val="baseline"/>
        <w:rPr>
          <w:rFonts w:ascii="Arial" w:eastAsia="Times New Roman" w:hAnsi="Arial" w:cs="Arial"/>
          <w:sz w:val="24"/>
          <w:szCs w:val="24"/>
          <w:lang w:bidi="bn-IN"/>
        </w:rPr>
      </w:pPr>
      <w:r w:rsidRPr="000C7E62">
        <w:rPr>
          <w:rFonts w:ascii="Arial" w:eastAsia="Times New Roman" w:hAnsi="Arial" w:cs="Arial"/>
          <w:b/>
          <w:bCs/>
          <w:sz w:val="24"/>
          <w:szCs w:val="24"/>
          <w:lang w:bidi="bn-IN"/>
        </w:rPr>
        <w:t>Max-Heap</w:t>
      </w:r>
      <w:r w:rsidRPr="000C7E62">
        <w:rPr>
          <w:rFonts w:ascii="Arial" w:eastAsia="Times New Roman" w:hAnsi="Arial" w:cs="Arial"/>
          <w:sz w:val="24"/>
          <w:szCs w:val="24"/>
          <w:lang w:bidi="bn-IN"/>
        </w:rPr>
        <w:t xml:space="preserve">: In a Max-Heap the key present at the root node must be greatest among the keys present at all of </w:t>
      </w:r>
      <w:proofErr w:type="spellStart"/>
      <w:proofErr w:type="gramStart"/>
      <w:r w:rsidRPr="000C7E62">
        <w:rPr>
          <w:rFonts w:ascii="Arial" w:eastAsia="Times New Roman" w:hAnsi="Arial" w:cs="Arial"/>
          <w:sz w:val="24"/>
          <w:szCs w:val="24"/>
          <w:lang w:bidi="bn-IN"/>
        </w:rPr>
        <w:t>it’s</w:t>
      </w:r>
      <w:proofErr w:type="spellEnd"/>
      <w:proofErr w:type="gramEnd"/>
      <w:r w:rsidRPr="000C7E62">
        <w:rPr>
          <w:rFonts w:ascii="Arial" w:eastAsia="Times New Roman" w:hAnsi="Arial" w:cs="Arial"/>
          <w:sz w:val="24"/>
          <w:szCs w:val="24"/>
          <w:lang w:bidi="bn-IN"/>
        </w:rPr>
        <w:t xml:space="preserve"> children. The same property must be recursively true for all sub-trees in that Binary Tree.</w:t>
      </w:r>
    </w:p>
    <w:p w14:paraId="762099A5" w14:textId="77777777" w:rsidR="00D7431D" w:rsidRDefault="00D7431D" w:rsidP="00D7431D">
      <w:pPr>
        <w:numPr>
          <w:ilvl w:val="0"/>
          <w:numId w:val="5"/>
        </w:numPr>
        <w:shd w:val="clear" w:color="auto" w:fill="FFFFFF"/>
        <w:spacing w:after="0" w:line="240" w:lineRule="auto"/>
        <w:ind w:left="540"/>
        <w:textAlignment w:val="baseline"/>
        <w:rPr>
          <w:rFonts w:ascii="Arial" w:eastAsia="Times New Roman" w:hAnsi="Arial" w:cs="Arial"/>
          <w:sz w:val="24"/>
          <w:szCs w:val="24"/>
          <w:lang w:bidi="bn-IN"/>
        </w:rPr>
      </w:pPr>
      <w:r w:rsidRPr="000C7E62">
        <w:rPr>
          <w:rFonts w:ascii="Arial" w:eastAsia="Times New Roman" w:hAnsi="Arial" w:cs="Arial"/>
          <w:b/>
          <w:bCs/>
          <w:sz w:val="24"/>
          <w:szCs w:val="24"/>
          <w:lang w:bidi="bn-IN"/>
        </w:rPr>
        <w:t>Min-Heap</w:t>
      </w:r>
      <w:r w:rsidRPr="000C7E62">
        <w:rPr>
          <w:rFonts w:ascii="Arial" w:eastAsia="Times New Roman" w:hAnsi="Arial" w:cs="Arial"/>
          <w:sz w:val="24"/>
          <w:szCs w:val="24"/>
          <w:lang w:bidi="bn-IN"/>
        </w:rPr>
        <w:t xml:space="preserve">: In a Min-Heap the key present at the root node must be minimum among the keys present at all of </w:t>
      </w:r>
      <w:proofErr w:type="spellStart"/>
      <w:proofErr w:type="gramStart"/>
      <w:r w:rsidRPr="000C7E62">
        <w:rPr>
          <w:rFonts w:ascii="Arial" w:eastAsia="Times New Roman" w:hAnsi="Arial" w:cs="Arial"/>
          <w:sz w:val="24"/>
          <w:szCs w:val="24"/>
          <w:lang w:bidi="bn-IN"/>
        </w:rPr>
        <w:t>it’s</w:t>
      </w:r>
      <w:proofErr w:type="spellEnd"/>
      <w:proofErr w:type="gramEnd"/>
      <w:r w:rsidRPr="000C7E62">
        <w:rPr>
          <w:rFonts w:ascii="Arial" w:eastAsia="Times New Roman" w:hAnsi="Arial" w:cs="Arial"/>
          <w:sz w:val="24"/>
          <w:szCs w:val="24"/>
          <w:lang w:bidi="bn-IN"/>
        </w:rPr>
        <w:t xml:space="preserve"> children. The same property must be recursively true for all sub-trees in that Binary Tree.</w:t>
      </w:r>
    </w:p>
    <w:p w14:paraId="5BB34C4C" w14:textId="77777777" w:rsidR="00D7431D" w:rsidRDefault="00D7431D" w:rsidP="00D7431D">
      <w:pPr>
        <w:shd w:val="clear" w:color="auto" w:fill="FFFFFF"/>
        <w:spacing w:after="0" w:line="240" w:lineRule="auto"/>
        <w:ind w:left="540"/>
        <w:jc w:val="center"/>
        <w:textAlignment w:val="baseline"/>
        <w:rPr>
          <w:rFonts w:ascii="Arial" w:eastAsia="Times New Roman" w:hAnsi="Arial" w:cs="Arial"/>
          <w:color w:val="000000" w:themeColor="text1"/>
          <w:sz w:val="24"/>
          <w:szCs w:val="24"/>
          <w:lang w:bidi="bn-IN"/>
        </w:rPr>
      </w:pPr>
      <w:r w:rsidRPr="000C7E62">
        <w:rPr>
          <w:noProof/>
          <w:color w:val="000000" w:themeColor="text1"/>
          <w:lang w:bidi="mr-IN"/>
        </w:rPr>
        <w:drawing>
          <wp:inline distT="0" distB="0" distL="0" distR="0" wp14:anchorId="1855E8A8" wp14:editId="32CB3AA4">
            <wp:extent cx="4705350" cy="2818504"/>
            <wp:effectExtent l="19050" t="0" r="0" b="0"/>
            <wp:docPr id="14" name="Picture 14" descr="https://media.geeksforgeeks.org/wp-content/cdn-uploads/MinHeapAndMaxH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MinHeapAndMaxHeap.png"/>
                    <pic:cNvPicPr>
                      <a:picLocks noChangeAspect="1" noChangeArrowheads="1"/>
                    </pic:cNvPicPr>
                  </pic:nvPicPr>
                  <pic:blipFill>
                    <a:blip r:embed="rId32"/>
                    <a:srcRect/>
                    <a:stretch>
                      <a:fillRect/>
                    </a:stretch>
                  </pic:blipFill>
                  <pic:spPr bwMode="auto">
                    <a:xfrm>
                      <a:off x="0" y="0"/>
                      <a:ext cx="4705350" cy="2818504"/>
                    </a:xfrm>
                    <a:prstGeom prst="rect">
                      <a:avLst/>
                    </a:prstGeom>
                    <a:noFill/>
                    <a:ln w="9525">
                      <a:noFill/>
                      <a:miter lim="800000"/>
                      <a:headEnd/>
                      <a:tailEnd/>
                    </a:ln>
                  </pic:spPr>
                </pic:pic>
              </a:graphicData>
            </a:graphic>
          </wp:inline>
        </w:drawing>
      </w:r>
    </w:p>
    <w:p w14:paraId="0882D51B" w14:textId="77777777" w:rsidR="00D7431D" w:rsidRPr="000C7E62" w:rsidRDefault="00D7431D" w:rsidP="00D7431D">
      <w:pPr>
        <w:shd w:val="clear" w:color="auto" w:fill="FFFFFF"/>
        <w:spacing w:after="0" w:line="240" w:lineRule="auto"/>
        <w:ind w:left="540"/>
        <w:textAlignment w:val="baseline"/>
        <w:rPr>
          <w:rFonts w:ascii="Arial" w:eastAsia="Times New Roman" w:hAnsi="Arial" w:cs="Arial"/>
          <w:b/>
          <w:bCs/>
          <w:color w:val="000000" w:themeColor="text1"/>
          <w:sz w:val="24"/>
          <w:szCs w:val="24"/>
          <w:u w:val="single"/>
          <w:lang w:bidi="bn-IN"/>
        </w:rPr>
      </w:pPr>
    </w:p>
    <w:p w14:paraId="1E3629F4" w14:textId="77777777" w:rsidR="00D7431D" w:rsidRDefault="00D7431D" w:rsidP="00D7431D">
      <w:pPr>
        <w:shd w:val="clear" w:color="auto" w:fill="FFFFFF"/>
        <w:spacing w:after="0" w:line="240" w:lineRule="auto"/>
        <w:ind w:left="540"/>
        <w:textAlignment w:val="baseline"/>
        <w:rPr>
          <w:rFonts w:ascii="Arial" w:eastAsia="Times New Roman" w:hAnsi="Arial" w:cs="Arial"/>
          <w:b/>
          <w:bCs/>
          <w:color w:val="000000" w:themeColor="text1"/>
          <w:sz w:val="24"/>
          <w:szCs w:val="24"/>
          <w:u w:val="single"/>
          <w:lang w:bidi="bn-IN"/>
        </w:rPr>
      </w:pPr>
      <w:r w:rsidRPr="000C7E62">
        <w:rPr>
          <w:rFonts w:ascii="Arial" w:eastAsia="Times New Roman" w:hAnsi="Arial" w:cs="Arial"/>
          <w:b/>
          <w:bCs/>
          <w:color w:val="000000" w:themeColor="text1"/>
          <w:sz w:val="24"/>
          <w:szCs w:val="24"/>
          <w:u w:val="single"/>
          <w:lang w:bidi="bn-IN"/>
        </w:rPr>
        <w:t>Applications:</w:t>
      </w:r>
      <w:r>
        <w:rPr>
          <w:rFonts w:ascii="Arial" w:eastAsia="Times New Roman" w:hAnsi="Arial" w:cs="Arial"/>
          <w:b/>
          <w:bCs/>
          <w:color w:val="000000" w:themeColor="text1"/>
          <w:sz w:val="24"/>
          <w:szCs w:val="24"/>
          <w:u w:val="single"/>
          <w:lang w:bidi="bn-IN"/>
        </w:rPr>
        <w:t>-</w:t>
      </w:r>
    </w:p>
    <w:p w14:paraId="1EF43183" w14:textId="77777777" w:rsidR="00D7431D" w:rsidRPr="000C7E62" w:rsidRDefault="00D7431D" w:rsidP="00D7431D">
      <w:pPr>
        <w:shd w:val="clear" w:color="auto" w:fill="FFFFFF"/>
        <w:spacing w:after="0" w:line="240" w:lineRule="auto"/>
        <w:ind w:left="540"/>
        <w:textAlignment w:val="baseline"/>
        <w:rPr>
          <w:rFonts w:ascii="Arial" w:eastAsia="Times New Roman" w:hAnsi="Arial" w:cs="Arial"/>
          <w:b/>
          <w:bCs/>
          <w:color w:val="000000" w:themeColor="text1"/>
          <w:sz w:val="24"/>
          <w:szCs w:val="24"/>
          <w:u w:val="single"/>
          <w:lang w:bidi="bn-IN"/>
        </w:rPr>
      </w:pPr>
    </w:p>
    <w:p w14:paraId="191C2717" w14:textId="77777777" w:rsidR="00D7431D" w:rsidRPr="000C7E62" w:rsidRDefault="00D7431D" w:rsidP="00D7431D">
      <w:pPr>
        <w:shd w:val="clear" w:color="auto" w:fill="FFFFFF"/>
        <w:spacing w:after="0" w:line="240" w:lineRule="auto"/>
        <w:textAlignment w:val="baseline"/>
        <w:rPr>
          <w:rFonts w:ascii="Arial" w:eastAsia="Times New Roman" w:hAnsi="Arial" w:cs="Arial"/>
          <w:color w:val="000000" w:themeColor="text1"/>
          <w:sz w:val="24"/>
          <w:szCs w:val="24"/>
          <w:lang w:bidi="bn-IN"/>
        </w:rPr>
      </w:pPr>
      <w:r w:rsidRPr="000C7E62">
        <w:rPr>
          <w:rFonts w:ascii="Arial" w:eastAsia="Times New Roman" w:hAnsi="Arial" w:cs="Arial"/>
          <w:color w:val="000000" w:themeColor="text1"/>
          <w:sz w:val="24"/>
          <w:szCs w:val="24"/>
          <w:lang w:bidi="bn-IN"/>
        </w:rPr>
        <w:t>1) </w:t>
      </w:r>
      <w:hyperlink r:id="rId33" w:tgtFrame="_blank" w:history="1">
        <w:r w:rsidRPr="000C7E62">
          <w:rPr>
            <w:rFonts w:ascii="Arial" w:eastAsia="Times New Roman" w:hAnsi="Arial" w:cs="Arial"/>
            <w:color w:val="000000" w:themeColor="text1"/>
            <w:sz w:val="24"/>
            <w:szCs w:val="24"/>
            <w:lang w:bidi="bn-IN"/>
          </w:rPr>
          <w:t>Heap Sort</w:t>
        </w:r>
      </w:hyperlink>
      <w:r w:rsidRPr="000C7E62">
        <w:rPr>
          <w:rFonts w:ascii="Arial" w:eastAsia="Times New Roman" w:hAnsi="Arial" w:cs="Arial"/>
          <w:color w:val="000000" w:themeColor="text1"/>
          <w:sz w:val="24"/>
          <w:szCs w:val="24"/>
          <w:lang w:bidi="bn-IN"/>
        </w:rPr>
        <w:t>: Heap Sort uses Binary Heap to sort an array in O(</w:t>
      </w:r>
      <w:proofErr w:type="spellStart"/>
      <w:r w:rsidRPr="000C7E62">
        <w:rPr>
          <w:rFonts w:ascii="Arial" w:eastAsia="Times New Roman" w:hAnsi="Arial" w:cs="Arial"/>
          <w:color w:val="000000" w:themeColor="text1"/>
          <w:sz w:val="24"/>
          <w:szCs w:val="24"/>
          <w:lang w:bidi="bn-IN"/>
        </w:rPr>
        <w:t>nLogn</w:t>
      </w:r>
      <w:proofErr w:type="spellEnd"/>
      <w:r w:rsidRPr="000C7E62">
        <w:rPr>
          <w:rFonts w:ascii="Arial" w:eastAsia="Times New Roman" w:hAnsi="Arial" w:cs="Arial"/>
          <w:color w:val="000000" w:themeColor="text1"/>
          <w:sz w:val="24"/>
          <w:szCs w:val="24"/>
          <w:lang w:bidi="bn-IN"/>
        </w:rPr>
        <w:t>) time.</w:t>
      </w:r>
    </w:p>
    <w:p w14:paraId="68144F2E" w14:textId="77777777" w:rsidR="00D7431D" w:rsidRPr="000C7E62" w:rsidRDefault="00D7431D" w:rsidP="00D7431D">
      <w:pPr>
        <w:shd w:val="clear" w:color="auto" w:fill="FFFFFF"/>
        <w:spacing w:after="0" w:line="240" w:lineRule="auto"/>
        <w:jc w:val="both"/>
        <w:textAlignment w:val="baseline"/>
        <w:rPr>
          <w:ins w:id="5" w:author="Unknown"/>
          <w:rFonts w:ascii="Arial" w:eastAsia="Times New Roman" w:hAnsi="Arial" w:cs="Arial"/>
          <w:color w:val="000000" w:themeColor="text1"/>
          <w:sz w:val="24"/>
          <w:szCs w:val="24"/>
          <w:lang w:bidi="bn-IN"/>
        </w:rPr>
      </w:pPr>
      <w:ins w:id="6" w:author="Unknown">
        <w:r w:rsidRPr="000C7E62">
          <w:rPr>
            <w:rFonts w:ascii="Arial" w:eastAsia="Times New Roman" w:hAnsi="Arial" w:cs="Arial"/>
            <w:color w:val="000000" w:themeColor="text1"/>
            <w:sz w:val="24"/>
            <w:szCs w:val="24"/>
            <w:lang w:bidi="bn-IN"/>
          </w:rPr>
          <w:br/>
        </w:r>
      </w:ins>
    </w:p>
    <w:p w14:paraId="6E2E8FE5" w14:textId="77777777" w:rsidR="00D7431D" w:rsidRPr="000C7E62" w:rsidRDefault="00D7431D" w:rsidP="00D7431D">
      <w:pPr>
        <w:shd w:val="clear" w:color="auto" w:fill="FFFFFF"/>
        <w:spacing w:after="0" w:line="240" w:lineRule="auto"/>
        <w:textAlignment w:val="baseline"/>
        <w:rPr>
          <w:ins w:id="7" w:author="Unknown"/>
          <w:rFonts w:ascii="Arial" w:eastAsia="Times New Roman" w:hAnsi="Arial" w:cs="Arial"/>
          <w:color w:val="000000" w:themeColor="text1"/>
          <w:sz w:val="24"/>
          <w:szCs w:val="24"/>
          <w:lang w:bidi="bn-IN"/>
        </w:rPr>
      </w:pPr>
      <w:ins w:id="8" w:author="Unknown">
        <w:r w:rsidRPr="000C7E62">
          <w:rPr>
            <w:rFonts w:ascii="Arial" w:eastAsia="Times New Roman" w:hAnsi="Arial" w:cs="Arial"/>
            <w:color w:val="000000" w:themeColor="text1"/>
            <w:sz w:val="24"/>
            <w:szCs w:val="24"/>
            <w:lang w:bidi="bn-IN"/>
          </w:rPr>
          <w:t xml:space="preserve">2) Priority Queue: Priority queues can be efficiently implemented using Binary Heap because it supports </w:t>
        </w:r>
        <w:proofErr w:type="gramStart"/>
        <w:r w:rsidRPr="000C7E62">
          <w:rPr>
            <w:rFonts w:ascii="Arial" w:eastAsia="Times New Roman" w:hAnsi="Arial" w:cs="Arial"/>
            <w:color w:val="000000" w:themeColor="text1"/>
            <w:sz w:val="24"/>
            <w:szCs w:val="24"/>
            <w:lang w:bidi="bn-IN"/>
          </w:rPr>
          <w:t>insert(</w:t>
        </w:r>
        <w:proofErr w:type="gramEnd"/>
        <w:r w:rsidRPr="000C7E62">
          <w:rPr>
            <w:rFonts w:ascii="Arial" w:eastAsia="Times New Roman" w:hAnsi="Arial" w:cs="Arial"/>
            <w:color w:val="000000" w:themeColor="text1"/>
            <w:sz w:val="24"/>
            <w:szCs w:val="24"/>
            <w:lang w:bidi="bn-IN"/>
          </w:rPr>
          <w:t xml:space="preserve">), delete() and </w:t>
        </w:r>
        <w:proofErr w:type="spellStart"/>
        <w:r w:rsidRPr="000C7E62">
          <w:rPr>
            <w:rFonts w:ascii="Arial" w:eastAsia="Times New Roman" w:hAnsi="Arial" w:cs="Arial"/>
            <w:color w:val="000000" w:themeColor="text1"/>
            <w:sz w:val="24"/>
            <w:szCs w:val="24"/>
            <w:lang w:bidi="bn-IN"/>
          </w:rPr>
          <w:t>extractmax</w:t>
        </w:r>
        <w:proofErr w:type="spellEnd"/>
        <w:r w:rsidRPr="000C7E62">
          <w:rPr>
            <w:rFonts w:ascii="Arial" w:eastAsia="Times New Roman" w:hAnsi="Arial" w:cs="Arial"/>
            <w:color w:val="000000" w:themeColor="text1"/>
            <w:sz w:val="24"/>
            <w:szCs w:val="24"/>
            <w:lang w:bidi="bn-IN"/>
          </w:rPr>
          <w:t xml:space="preserve">(), </w:t>
        </w:r>
        <w:proofErr w:type="spellStart"/>
        <w:r w:rsidRPr="000C7E62">
          <w:rPr>
            <w:rFonts w:ascii="Arial" w:eastAsia="Times New Roman" w:hAnsi="Arial" w:cs="Arial"/>
            <w:color w:val="000000" w:themeColor="text1"/>
            <w:sz w:val="24"/>
            <w:szCs w:val="24"/>
            <w:lang w:bidi="bn-IN"/>
          </w:rPr>
          <w:t>decreaseKey</w:t>
        </w:r>
        <w:proofErr w:type="spellEnd"/>
        <w:r w:rsidRPr="000C7E62">
          <w:rPr>
            <w:rFonts w:ascii="Arial" w:eastAsia="Times New Roman" w:hAnsi="Arial" w:cs="Arial"/>
            <w:color w:val="000000" w:themeColor="text1"/>
            <w:sz w:val="24"/>
            <w:szCs w:val="24"/>
            <w:lang w:bidi="bn-IN"/>
          </w:rPr>
          <w:t>() operations in O(</w:t>
        </w:r>
        <w:proofErr w:type="spellStart"/>
        <w:r w:rsidRPr="000C7E62">
          <w:rPr>
            <w:rFonts w:ascii="Arial" w:eastAsia="Times New Roman" w:hAnsi="Arial" w:cs="Arial"/>
            <w:color w:val="000000" w:themeColor="text1"/>
            <w:sz w:val="24"/>
            <w:szCs w:val="24"/>
            <w:lang w:bidi="bn-IN"/>
          </w:rPr>
          <w:t>logn</w:t>
        </w:r>
        <w:proofErr w:type="spellEnd"/>
        <w:r w:rsidRPr="000C7E62">
          <w:rPr>
            <w:rFonts w:ascii="Arial" w:eastAsia="Times New Roman" w:hAnsi="Arial" w:cs="Arial"/>
            <w:color w:val="000000" w:themeColor="text1"/>
            <w:sz w:val="24"/>
            <w:szCs w:val="24"/>
            <w:lang w:bidi="bn-IN"/>
          </w:rPr>
          <w:t xml:space="preserve">) time. </w:t>
        </w:r>
        <w:proofErr w:type="spellStart"/>
        <w:r w:rsidRPr="000C7E62">
          <w:rPr>
            <w:rFonts w:ascii="Arial" w:eastAsia="Times New Roman" w:hAnsi="Arial" w:cs="Arial"/>
            <w:color w:val="000000" w:themeColor="text1"/>
            <w:sz w:val="24"/>
            <w:szCs w:val="24"/>
            <w:lang w:bidi="bn-IN"/>
          </w:rPr>
          <w:t>Binomoial</w:t>
        </w:r>
        <w:proofErr w:type="spellEnd"/>
        <w:r w:rsidRPr="000C7E62">
          <w:rPr>
            <w:rFonts w:ascii="Arial" w:eastAsia="Times New Roman" w:hAnsi="Arial" w:cs="Arial"/>
            <w:color w:val="000000" w:themeColor="text1"/>
            <w:sz w:val="24"/>
            <w:szCs w:val="24"/>
            <w:lang w:bidi="bn-IN"/>
          </w:rPr>
          <w:t xml:space="preserve"> Heap and Fibonacci Heap are variations of Binary Heap. These variations perform union also efficiently.</w:t>
        </w:r>
      </w:ins>
    </w:p>
    <w:p w14:paraId="0B532B85" w14:textId="77777777" w:rsidR="00D7431D" w:rsidRPr="000C7E62" w:rsidRDefault="00D7431D" w:rsidP="00D7431D">
      <w:pPr>
        <w:shd w:val="clear" w:color="auto" w:fill="FFFFFF"/>
        <w:spacing w:after="0" w:line="240" w:lineRule="auto"/>
        <w:textAlignment w:val="baseline"/>
        <w:rPr>
          <w:ins w:id="9" w:author="Unknown"/>
          <w:rFonts w:ascii="Arial" w:eastAsia="Times New Roman" w:hAnsi="Arial" w:cs="Arial"/>
          <w:color w:val="000000" w:themeColor="text1"/>
          <w:sz w:val="24"/>
          <w:szCs w:val="24"/>
          <w:lang w:bidi="bn-IN"/>
        </w:rPr>
      </w:pPr>
      <w:ins w:id="10" w:author="Unknown">
        <w:r w:rsidRPr="000C7E62">
          <w:rPr>
            <w:rFonts w:ascii="Arial" w:eastAsia="Times New Roman" w:hAnsi="Arial" w:cs="Arial"/>
            <w:color w:val="000000" w:themeColor="text1"/>
            <w:sz w:val="24"/>
            <w:szCs w:val="24"/>
            <w:lang w:bidi="bn-IN"/>
          </w:rPr>
          <w:t>3) Graph Algorithms: The priority queues are especially used in Graph Algorithms like </w:t>
        </w:r>
        <w:proofErr w:type="spellStart"/>
        <w:r w:rsidRPr="000C7E62">
          <w:rPr>
            <w:rFonts w:ascii="Arial" w:eastAsia="Times New Roman" w:hAnsi="Arial" w:cs="Arial"/>
            <w:color w:val="000000" w:themeColor="text1"/>
            <w:sz w:val="24"/>
            <w:szCs w:val="24"/>
            <w:lang w:bidi="bn-IN"/>
          </w:rPr>
          <w:fldChar w:fldCharType="begin"/>
        </w:r>
        <w:r w:rsidRPr="000C7E62">
          <w:rPr>
            <w:rFonts w:ascii="Arial" w:eastAsia="Times New Roman" w:hAnsi="Arial" w:cs="Arial"/>
            <w:color w:val="000000" w:themeColor="text1"/>
            <w:sz w:val="24"/>
            <w:szCs w:val="24"/>
            <w:lang w:bidi="bn-IN"/>
          </w:rPr>
          <w:instrText xml:space="preserve"> HYPERLINK "https://www.geeksforgeeks.org/greedy-algorithms-set-7-dijkstras-algorithm-for-adjacency-list-representation/" \t "_blank" </w:instrText>
        </w:r>
        <w:r w:rsidRPr="000C7E62">
          <w:rPr>
            <w:rFonts w:ascii="Arial" w:eastAsia="Times New Roman" w:hAnsi="Arial" w:cs="Arial"/>
            <w:color w:val="000000" w:themeColor="text1"/>
            <w:sz w:val="24"/>
            <w:szCs w:val="24"/>
            <w:lang w:bidi="bn-IN"/>
          </w:rPr>
          <w:fldChar w:fldCharType="separate"/>
        </w:r>
        <w:r w:rsidRPr="000C7E62">
          <w:rPr>
            <w:rFonts w:ascii="Arial" w:eastAsia="Times New Roman" w:hAnsi="Arial" w:cs="Arial"/>
            <w:color w:val="000000" w:themeColor="text1"/>
            <w:sz w:val="24"/>
            <w:szCs w:val="24"/>
            <w:lang w:bidi="bn-IN"/>
          </w:rPr>
          <w:t>Dijkstra’s</w:t>
        </w:r>
        <w:proofErr w:type="spellEnd"/>
        <w:r w:rsidRPr="000C7E62">
          <w:rPr>
            <w:rFonts w:ascii="Arial" w:eastAsia="Times New Roman" w:hAnsi="Arial" w:cs="Arial"/>
            <w:color w:val="000000" w:themeColor="text1"/>
            <w:sz w:val="24"/>
            <w:szCs w:val="24"/>
            <w:lang w:bidi="bn-IN"/>
          </w:rPr>
          <w:t xml:space="preserve"> Shortest Path</w:t>
        </w:r>
        <w:r w:rsidRPr="000C7E62">
          <w:rPr>
            <w:rFonts w:ascii="Arial" w:eastAsia="Times New Roman" w:hAnsi="Arial" w:cs="Arial"/>
            <w:color w:val="000000" w:themeColor="text1"/>
            <w:sz w:val="24"/>
            <w:szCs w:val="24"/>
            <w:lang w:bidi="bn-IN"/>
          </w:rPr>
          <w:fldChar w:fldCharType="end"/>
        </w:r>
        <w:r w:rsidRPr="000C7E62">
          <w:rPr>
            <w:rFonts w:ascii="Arial" w:eastAsia="Times New Roman" w:hAnsi="Arial" w:cs="Arial"/>
            <w:color w:val="000000" w:themeColor="text1"/>
            <w:sz w:val="24"/>
            <w:szCs w:val="24"/>
            <w:lang w:bidi="bn-IN"/>
          </w:rPr>
          <w:t> and</w:t>
        </w:r>
        <w:r w:rsidRPr="000C7E62">
          <w:rPr>
            <w:rFonts w:ascii="Arial" w:eastAsia="Times New Roman" w:hAnsi="Arial" w:cs="Arial"/>
            <w:color w:val="000000" w:themeColor="text1"/>
            <w:sz w:val="24"/>
            <w:szCs w:val="24"/>
            <w:lang w:bidi="bn-IN"/>
          </w:rPr>
          <w:fldChar w:fldCharType="begin"/>
        </w:r>
        <w:r w:rsidRPr="000C7E62">
          <w:rPr>
            <w:rFonts w:ascii="Arial" w:eastAsia="Times New Roman" w:hAnsi="Arial" w:cs="Arial"/>
            <w:color w:val="000000" w:themeColor="text1"/>
            <w:sz w:val="24"/>
            <w:szCs w:val="24"/>
            <w:lang w:bidi="bn-IN"/>
          </w:rPr>
          <w:instrText xml:space="preserve"> HYPERLINK "https://www.geeksforgeeks.org/greedy-algorithms-set-5-prims-minimum-spanning-tree-mst-2/" \t "_blank" </w:instrText>
        </w:r>
        <w:r w:rsidRPr="000C7E62">
          <w:rPr>
            <w:rFonts w:ascii="Arial" w:eastAsia="Times New Roman" w:hAnsi="Arial" w:cs="Arial"/>
            <w:color w:val="000000" w:themeColor="text1"/>
            <w:sz w:val="24"/>
            <w:szCs w:val="24"/>
            <w:lang w:bidi="bn-IN"/>
          </w:rPr>
          <w:fldChar w:fldCharType="separate"/>
        </w:r>
        <w:r w:rsidRPr="000C7E62">
          <w:rPr>
            <w:rFonts w:ascii="Arial" w:eastAsia="Times New Roman" w:hAnsi="Arial" w:cs="Arial"/>
            <w:color w:val="000000" w:themeColor="text1"/>
            <w:sz w:val="24"/>
            <w:szCs w:val="24"/>
            <w:lang w:bidi="bn-IN"/>
          </w:rPr>
          <w:t> Prim’s Minimum Spanning Tree</w:t>
        </w:r>
        <w:r w:rsidRPr="000C7E62">
          <w:rPr>
            <w:rFonts w:ascii="Arial" w:eastAsia="Times New Roman" w:hAnsi="Arial" w:cs="Arial"/>
            <w:color w:val="000000" w:themeColor="text1"/>
            <w:sz w:val="24"/>
            <w:szCs w:val="24"/>
            <w:lang w:bidi="bn-IN"/>
          </w:rPr>
          <w:fldChar w:fldCharType="end"/>
        </w:r>
        <w:r w:rsidRPr="000C7E62">
          <w:rPr>
            <w:rFonts w:ascii="Arial" w:eastAsia="Times New Roman" w:hAnsi="Arial" w:cs="Arial"/>
            <w:color w:val="000000" w:themeColor="text1"/>
            <w:sz w:val="24"/>
            <w:szCs w:val="24"/>
            <w:lang w:bidi="bn-IN"/>
          </w:rPr>
          <w:t>.</w:t>
        </w:r>
      </w:ins>
    </w:p>
    <w:p w14:paraId="10B95361" w14:textId="77777777" w:rsidR="00D7431D" w:rsidRPr="000C7E62" w:rsidRDefault="00D7431D" w:rsidP="00D7431D">
      <w:pPr>
        <w:shd w:val="clear" w:color="auto" w:fill="FFFFFF"/>
        <w:spacing w:after="0" w:line="240" w:lineRule="auto"/>
        <w:textAlignment w:val="baseline"/>
        <w:rPr>
          <w:rFonts w:ascii="Arial" w:eastAsia="Times New Roman" w:hAnsi="Arial" w:cs="Arial"/>
          <w:color w:val="000000" w:themeColor="text1"/>
          <w:sz w:val="24"/>
          <w:szCs w:val="24"/>
          <w:lang w:bidi="bn-IN"/>
        </w:rPr>
      </w:pPr>
      <w:ins w:id="11" w:author="Unknown">
        <w:r w:rsidRPr="000C7E62">
          <w:rPr>
            <w:rFonts w:ascii="Arial" w:eastAsia="Times New Roman" w:hAnsi="Arial" w:cs="Arial"/>
            <w:color w:val="000000" w:themeColor="text1"/>
            <w:sz w:val="24"/>
            <w:szCs w:val="24"/>
            <w:lang w:bidi="bn-IN"/>
          </w:rPr>
          <w:lastRenderedPageBreak/>
          <w:t>4) Many problems can be efficiently solved using Heaps. See following for example.</w:t>
        </w:r>
        <w:r w:rsidRPr="000C7E62">
          <w:rPr>
            <w:rFonts w:ascii="Arial" w:eastAsia="Times New Roman" w:hAnsi="Arial" w:cs="Arial"/>
            <w:color w:val="000000" w:themeColor="text1"/>
            <w:sz w:val="24"/>
            <w:szCs w:val="24"/>
            <w:lang w:bidi="bn-IN"/>
          </w:rPr>
          <w:br/>
          <w:t>a) </w:t>
        </w:r>
        <w:proofErr w:type="spellStart"/>
        <w:r w:rsidRPr="000C7E62">
          <w:rPr>
            <w:rFonts w:ascii="Arial" w:eastAsia="Times New Roman" w:hAnsi="Arial" w:cs="Arial"/>
            <w:color w:val="000000" w:themeColor="text1"/>
            <w:sz w:val="24"/>
            <w:szCs w:val="24"/>
            <w:lang w:bidi="bn-IN"/>
          </w:rPr>
          <w:fldChar w:fldCharType="begin"/>
        </w:r>
        <w:r w:rsidRPr="000C7E62">
          <w:rPr>
            <w:rFonts w:ascii="Arial" w:eastAsia="Times New Roman" w:hAnsi="Arial" w:cs="Arial"/>
            <w:color w:val="000000" w:themeColor="text1"/>
            <w:sz w:val="24"/>
            <w:szCs w:val="24"/>
            <w:lang w:bidi="bn-IN"/>
          </w:rPr>
          <w:instrText xml:space="preserve"> HYPERLINK "https://www.geeksforgeeks.org/k-largestor-smallest-elements-in-an-array/" \t "_blank" </w:instrText>
        </w:r>
        <w:r w:rsidRPr="000C7E62">
          <w:rPr>
            <w:rFonts w:ascii="Arial" w:eastAsia="Times New Roman" w:hAnsi="Arial" w:cs="Arial"/>
            <w:color w:val="000000" w:themeColor="text1"/>
            <w:sz w:val="24"/>
            <w:szCs w:val="24"/>
            <w:lang w:bidi="bn-IN"/>
          </w:rPr>
          <w:fldChar w:fldCharType="separate"/>
        </w:r>
        <w:r w:rsidRPr="000C7E62">
          <w:rPr>
            <w:rFonts w:ascii="Arial" w:eastAsia="Times New Roman" w:hAnsi="Arial" w:cs="Arial"/>
            <w:color w:val="000000" w:themeColor="text1"/>
            <w:sz w:val="24"/>
            <w:szCs w:val="24"/>
            <w:lang w:bidi="bn-IN"/>
          </w:rPr>
          <w:t>K’th</w:t>
        </w:r>
        <w:proofErr w:type="spellEnd"/>
        <w:r w:rsidRPr="000C7E62">
          <w:rPr>
            <w:rFonts w:ascii="Arial" w:eastAsia="Times New Roman" w:hAnsi="Arial" w:cs="Arial"/>
            <w:color w:val="000000" w:themeColor="text1"/>
            <w:sz w:val="24"/>
            <w:szCs w:val="24"/>
            <w:lang w:bidi="bn-IN"/>
          </w:rPr>
          <w:t xml:space="preserve"> Largest Element in an array</w:t>
        </w:r>
        <w:r w:rsidRPr="000C7E62">
          <w:rPr>
            <w:rFonts w:ascii="Arial" w:eastAsia="Times New Roman" w:hAnsi="Arial" w:cs="Arial"/>
            <w:color w:val="000000" w:themeColor="text1"/>
            <w:sz w:val="24"/>
            <w:szCs w:val="24"/>
            <w:lang w:bidi="bn-IN"/>
          </w:rPr>
          <w:fldChar w:fldCharType="end"/>
        </w:r>
        <w:r w:rsidRPr="000C7E62">
          <w:rPr>
            <w:rFonts w:ascii="Arial" w:eastAsia="Times New Roman" w:hAnsi="Arial" w:cs="Arial"/>
            <w:color w:val="000000" w:themeColor="text1"/>
            <w:sz w:val="24"/>
            <w:szCs w:val="24"/>
            <w:lang w:bidi="bn-IN"/>
          </w:rPr>
          <w:t>.</w:t>
        </w:r>
        <w:r w:rsidRPr="000C7E62">
          <w:rPr>
            <w:rFonts w:ascii="Arial" w:eastAsia="Times New Roman" w:hAnsi="Arial" w:cs="Arial"/>
            <w:color w:val="000000" w:themeColor="text1"/>
            <w:sz w:val="24"/>
            <w:szCs w:val="24"/>
            <w:lang w:bidi="bn-IN"/>
          </w:rPr>
          <w:br/>
          <w:t>b) </w:t>
        </w:r>
        <w:r w:rsidRPr="000C7E62">
          <w:rPr>
            <w:rFonts w:ascii="Arial" w:eastAsia="Times New Roman" w:hAnsi="Arial" w:cs="Arial"/>
            <w:color w:val="000000" w:themeColor="text1"/>
            <w:sz w:val="24"/>
            <w:szCs w:val="24"/>
            <w:lang w:bidi="bn-IN"/>
          </w:rPr>
          <w:fldChar w:fldCharType="begin"/>
        </w:r>
        <w:r w:rsidRPr="000C7E62">
          <w:rPr>
            <w:rFonts w:ascii="Arial" w:eastAsia="Times New Roman" w:hAnsi="Arial" w:cs="Arial"/>
            <w:color w:val="000000" w:themeColor="text1"/>
            <w:sz w:val="24"/>
            <w:szCs w:val="24"/>
            <w:lang w:bidi="bn-IN"/>
          </w:rPr>
          <w:instrText xml:space="preserve"> HYPERLINK "https://www.geeksforgeeks.org/nearly-sorted-algorithm/" \t "_blank" </w:instrText>
        </w:r>
        <w:r w:rsidRPr="000C7E62">
          <w:rPr>
            <w:rFonts w:ascii="Arial" w:eastAsia="Times New Roman" w:hAnsi="Arial" w:cs="Arial"/>
            <w:color w:val="000000" w:themeColor="text1"/>
            <w:sz w:val="24"/>
            <w:szCs w:val="24"/>
            <w:lang w:bidi="bn-IN"/>
          </w:rPr>
          <w:fldChar w:fldCharType="separate"/>
        </w:r>
        <w:r w:rsidRPr="000C7E62">
          <w:rPr>
            <w:rFonts w:ascii="Arial" w:eastAsia="Times New Roman" w:hAnsi="Arial" w:cs="Arial"/>
            <w:color w:val="000000" w:themeColor="text1"/>
            <w:sz w:val="24"/>
            <w:szCs w:val="24"/>
            <w:lang w:bidi="bn-IN"/>
          </w:rPr>
          <w:t>Sort an almost sorted array/</w:t>
        </w:r>
        <w:r w:rsidRPr="000C7E62">
          <w:rPr>
            <w:rFonts w:ascii="Arial" w:eastAsia="Times New Roman" w:hAnsi="Arial" w:cs="Arial"/>
            <w:color w:val="000000" w:themeColor="text1"/>
            <w:sz w:val="24"/>
            <w:szCs w:val="24"/>
            <w:lang w:bidi="bn-IN"/>
          </w:rPr>
          <w:fldChar w:fldCharType="end"/>
        </w:r>
        <w:r w:rsidRPr="000C7E62">
          <w:rPr>
            <w:rFonts w:ascii="Arial" w:eastAsia="Times New Roman" w:hAnsi="Arial" w:cs="Arial"/>
            <w:color w:val="000000" w:themeColor="text1"/>
            <w:sz w:val="24"/>
            <w:szCs w:val="24"/>
            <w:lang w:bidi="bn-IN"/>
          </w:rPr>
          <w:br/>
          <w:t>c) </w:t>
        </w:r>
        <w:r w:rsidRPr="000C7E62">
          <w:rPr>
            <w:rFonts w:ascii="Arial" w:eastAsia="Times New Roman" w:hAnsi="Arial" w:cs="Arial"/>
            <w:color w:val="000000" w:themeColor="text1"/>
            <w:sz w:val="24"/>
            <w:szCs w:val="24"/>
            <w:lang w:bidi="bn-IN"/>
          </w:rPr>
          <w:fldChar w:fldCharType="begin"/>
        </w:r>
        <w:r w:rsidRPr="000C7E62">
          <w:rPr>
            <w:rFonts w:ascii="Arial" w:eastAsia="Times New Roman" w:hAnsi="Arial" w:cs="Arial"/>
            <w:color w:val="000000" w:themeColor="text1"/>
            <w:sz w:val="24"/>
            <w:szCs w:val="24"/>
            <w:lang w:bidi="bn-IN"/>
          </w:rPr>
          <w:instrText xml:space="preserve"> HYPERLINK "https://www.geeksforgeeks.org/merge-k-sorted-arrays/" \t "_blank" </w:instrText>
        </w:r>
        <w:r w:rsidRPr="000C7E62">
          <w:rPr>
            <w:rFonts w:ascii="Arial" w:eastAsia="Times New Roman" w:hAnsi="Arial" w:cs="Arial"/>
            <w:color w:val="000000" w:themeColor="text1"/>
            <w:sz w:val="24"/>
            <w:szCs w:val="24"/>
            <w:lang w:bidi="bn-IN"/>
          </w:rPr>
          <w:fldChar w:fldCharType="separate"/>
        </w:r>
        <w:r w:rsidRPr="000C7E62">
          <w:rPr>
            <w:rFonts w:ascii="Arial" w:eastAsia="Times New Roman" w:hAnsi="Arial" w:cs="Arial"/>
            <w:color w:val="000000" w:themeColor="text1"/>
            <w:sz w:val="24"/>
            <w:szCs w:val="24"/>
            <w:lang w:bidi="bn-IN"/>
          </w:rPr>
          <w:t>Merge K Sorted Arrays</w:t>
        </w:r>
        <w:r w:rsidRPr="000C7E62">
          <w:rPr>
            <w:rFonts w:ascii="Arial" w:eastAsia="Times New Roman" w:hAnsi="Arial" w:cs="Arial"/>
            <w:color w:val="000000" w:themeColor="text1"/>
            <w:sz w:val="24"/>
            <w:szCs w:val="24"/>
            <w:lang w:bidi="bn-IN"/>
          </w:rPr>
          <w:fldChar w:fldCharType="end"/>
        </w:r>
        <w:r w:rsidRPr="000C7E62">
          <w:rPr>
            <w:rFonts w:ascii="Arial" w:eastAsia="Times New Roman" w:hAnsi="Arial" w:cs="Arial"/>
            <w:color w:val="000000" w:themeColor="text1"/>
            <w:sz w:val="24"/>
            <w:szCs w:val="24"/>
            <w:lang w:bidi="bn-IN"/>
          </w:rPr>
          <w:t>.</w:t>
        </w:r>
      </w:ins>
    </w:p>
    <w:p w14:paraId="30C05D59" w14:textId="77777777" w:rsidR="00D7431D" w:rsidRPr="000C7E62" w:rsidRDefault="00D7431D" w:rsidP="00D7431D">
      <w:pPr>
        <w:rPr>
          <w:rFonts w:ascii="Arial" w:hAnsi="Arial" w:cs="Arial"/>
          <w:b/>
          <w:bCs/>
          <w:sz w:val="24"/>
          <w:szCs w:val="24"/>
          <w:u w:val="single"/>
        </w:rPr>
      </w:pPr>
      <w:r w:rsidRPr="00BF79C2">
        <w:rPr>
          <w:rFonts w:ascii="Arial" w:hAnsi="Arial" w:cs="Arial"/>
          <w:b/>
          <w:bCs/>
          <w:sz w:val="32"/>
          <w:szCs w:val="32"/>
          <w:u w:val="single"/>
        </w:rPr>
        <w:t>Algorithm:-</w:t>
      </w:r>
    </w:p>
    <w:p w14:paraId="5EC9E025" w14:textId="77777777" w:rsidR="00D7431D" w:rsidRPr="000C7E62" w:rsidRDefault="00D7431D" w:rsidP="00D7431D">
      <w:pPr>
        <w:rPr>
          <w:rFonts w:ascii="Arial" w:hAnsi="Arial" w:cs="Arial"/>
          <w:b/>
          <w:bCs/>
          <w:sz w:val="24"/>
          <w:szCs w:val="24"/>
          <w:u w:val="single"/>
        </w:rPr>
      </w:pPr>
      <w:proofErr w:type="gramStart"/>
      <w:r w:rsidRPr="000C7E62">
        <w:rPr>
          <w:rFonts w:ascii="Arial" w:hAnsi="Arial" w:cs="Arial"/>
          <w:b/>
          <w:bCs/>
          <w:sz w:val="24"/>
          <w:szCs w:val="24"/>
          <w:u w:val="single"/>
        </w:rPr>
        <w:t>1.max</w:t>
      </w:r>
      <w:proofErr w:type="gramEnd"/>
      <w:r w:rsidRPr="000C7E62">
        <w:rPr>
          <w:rFonts w:ascii="Arial" w:hAnsi="Arial" w:cs="Arial"/>
          <w:b/>
          <w:bCs/>
          <w:sz w:val="24"/>
          <w:szCs w:val="24"/>
          <w:u w:val="single"/>
        </w:rPr>
        <w:t xml:space="preserve"> heap:-</w:t>
      </w:r>
    </w:p>
    <w:p w14:paraId="01A8C9DB" w14:textId="77777777" w:rsidR="00D7431D" w:rsidRPr="000C7E62" w:rsidRDefault="00D7431D" w:rsidP="00D743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24"/>
          <w:szCs w:val="24"/>
          <w:lang w:bidi="bn-IN"/>
        </w:rPr>
      </w:pPr>
      <w:r w:rsidRPr="000C7E62">
        <w:rPr>
          <w:rFonts w:ascii="Arial" w:eastAsia="Times New Roman" w:hAnsi="Arial" w:cs="Arial"/>
          <w:b/>
          <w:bCs/>
          <w:color w:val="313131"/>
          <w:sz w:val="24"/>
          <w:szCs w:val="24"/>
          <w:lang w:bidi="bn-IN"/>
        </w:rPr>
        <w:t>Step 1</w:t>
      </w:r>
      <w:r w:rsidRPr="000C7E62">
        <w:rPr>
          <w:rFonts w:ascii="Arial" w:eastAsia="Times New Roman" w:hAnsi="Arial" w:cs="Arial"/>
          <w:color w:val="313131"/>
          <w:sz w:val="24"/>
          <w:szCs w:val="24"/>
          <w:lang w:bidi="bn-IN"/>
        </w:rPr>
        <w:t xml:space="preserve"> − Create a new node at the end of heap.</w:t>
      </w:r>
    </w:p>
    <w:p w14:paraId="435484F0" w14:textId="77777777" w:rsidR="00D7431D" w:rsidRPr="000C7E62" w:rsidRDefault="00D7431D" w:rsidP="00D743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24"/>
          <w:szCs w:val="24"/>
          <w:lang w:bidi="bn-IN"/>
        </w:rPr>
      </w:pPr>
      <w:r w:rsidRPr="000C7E62">
        <w:rPr>
          <w:rFonts w:ascii="Arial" w:eastAsia="Times New Roman" w:hAnsi="Arial" w:cs="Arial"/>
          <w:b/>
          <w:bCs/>
          <w:color w:val="313131"/>
          <w:sz w:val="24"/>
          <w:szCs w:val="24"/>
          <w:lang w:bidi="bn-IN"/>
        </w:rPr>
        <w:t>Step 2</w:t>
      </w:r>
      <w:r w:rsidRPr="000C7E62">
        <w:rPr>
          <w:rFonts w:ascii="Arial" w:eastAsia="Times New Roman" w:hAnsi="Arial" w:cs="Arial"/>
          <w:color w:val="313131"/>
          <w:sz w:val="24"/>
          <w:szCs w:val="24"/>
          <w:lang w:bidi="bn-IN"/>
        </w:rPr>
        <w:t xml:space="preserve"> − Assign new value to the node.</w:t>
      </w:r>
    </w:p>
    <w:p w14:paraId="1C7CD5BD" w14:textId="77777777" w:rsidR="00D7431D" w:rsidRPr="000C7E62" w:rsidRDefault="00D7431D" w:rsidP="00D743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24"/>
          <w:szCs w:val="24"/>
          <w:lang w:bidi="bn-IN"/>
        </w:rPr>
      </w:pPr>
      <w:r w:rsidRPr="000C7E62">
        <w:rPr>
          <w:rFonts w:ascii="Arial" w:eastAsia="Times New Roman" w:hAnsi="Arial" w:cs="Arial"/>
          <w:b/>
          <w:bCs/>
          <w:color w:val="313131"/>
          <w:sz w:val="24"/>
          <w:szCs w:val="24"/>
          <w:lang w:bidi="bn-IN"/>
        </w:rPr>
        <w:t>Step 3</w:t>
      </w:r>
      <w:r w:rsidRPr="000C7E62">
        <w:rPr>
          <w:rFonts w:ascii="Arial" w:eastAsia="Times New Roman" w:hAnsi="Arial" w:cs="Arial"/>
          <w:color w:val="313131"/>
          <w:sz w:val="24"/>
          <w:szCs w:val="24"/>
          <w:lang w:bidi="bn-IN"/>
        </w:rPr>
        <w:t xml:space="preserve"> − Compare the value of this child node with its parent.</w:t>
      </w:r>
    </w:p>
    <w:p w14:paraId="7C207DD6" w14:textId="77777777" w:rsidR="00D7431D" w:rsidRPr="000C7E62" w:rsidRDefault="00D7431D" w:rsidP="00D743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24"/>
          <w:szCs w:val="24"/>
          <w:lang w:bidi="bn-IN"/>
        </w:rPr>
      </w:pPr>
      <w:r w:rsidRPr="000C7E62">
        <w:rPr>
          <w:rFonts w:ascii="Arial" w:eastAsia="Times New Roman" w:hAnsi="Arial" w:cs="Arial"/>
          <w:b/>
          <w:bCs/>
          <w:color w:val="313131"/>
          <w:sz w:val="24"/>
          <w:szCs w:val="24"/>
          <w:lang w:bidi="bn-IN"/>
        </w:rPr>
        <w:t>Step 4</w:t>
      </w:r>
      <w:r w:rsidRPr="000C7E62">
        <w:rPr>
          <w:rFonts w:ascii="Arial" w:eastAsia="Times New Roman" w:hAnsi="Arial" w:cs="Arial"/>
          <w:color w:val="313131"/>
          <w:sz w:val="24"/>
          <w:szCs w:val="24"/>
          <w:lang w:bidi="bn-IN"/>
        </w:rPr>
        <w:t xml:space="preserve"> − If value of parent is less than child, then swap them.</w:t>
      </w:r>
    </w:p>
    <w:p w14:paraId="05887434" w14:textId="77777777" w:rsidR="00D7431D" w:rsidRPr="000C7E62" w:rsidRDefault="00D7431D" w:rsidP="00D7431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13131"/>
          <w:sz w:val="24"/>
          <w:szCs w:val="24"/>
          <w:lang w:bidi="bn-IN"/>
        </w:rPr>
      </w:pPr>
      <w:r w:rsidRPr="000C7E62">
        <w:rPr>
          <w:rFonts w:ascii="Arial" w:eastAsia="Times New Roman" w:hAnsi="Arial" w:cs="Arial"/>
          <w:b/>
          <w:bCs/>
          <w:color w:val="313131"/>
          <w:sz w:val="24"/>
          <w:szCs w:val="24"/>
          <w:lang w:bidi="bn-IN"/>
        </w:rPr>
        <w:t>Step 5</w:t>
      </w:r>
      <w:r w:rsidRPr="000C7E62">
        <w:rPr>
          <w:rFonts w:ascii="Arial" w:eastAsia="Times New Roman" w:hAnsi="Arial" w:cs="Arial"/>
          <w:color w:val="313131"/>
          <w:sz w:val="24"/>
          <w:szCs w:val="24"/>
          <w:lang w:bidi="bn-IN"/>
        </w:rPr>
        <w:t xml:space="preserve"> − Repeat step 3 &amp; 4 until Heap property holds.</w:t>
      </w:r>
    </w:p>
    <w:p w14:paraId="5EDEB34C" w14:textId="77777777" w:rsidR="00D7431D" w:rsidRPr="00BD1093" w:rsidRDefault="00D7431D" w:rsidP="00D7431D">
      <w:pPr>
        <w:spacing w:line="240" w:lineRule="auto"/>
        <w:rPr>
          <w:rFonts w:ascii="Arial" w:hAnsi="Arial" w:cs="Arial"/>
          <w:sz w:val="24"/>
          <w:szCs w:val="24"/>
        </w:rPr>
      </w:pPr>
      <w:r w:rsidRPr="00BF79C2">
        <w:rPr>
          <w:rFonts w:ascii="Arial" w:hAnsi="Arial" w:cs="Arial"/>
          <w:b/>
          <w:bCs/>
          <w:sz w:val="32"/>
          <w:szCs w:val="32"/>
          <w:u w:val="single"/>
        </w:rPr>
        <w:t>Program Code:-</w:t>
      </w:r>
    </w:p>
    <w:p w14:paraId="2091649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#include&lt;iostream&gt;</w:t>
      </w:r>
    </w:p>
    <w:p w14:paraId="04CCE9F9"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using namespace std;</w:t>
      </w:r>
    </w:p>
    <w:p w14:paraId="4438A543" w14:textId="77777777" w:rsidR="00D7431D" w:rsidRPr="00BD1093" w:rsidRDefault="00D7431D" w:rsidP="00D7431D">
      <w:pPr>
        <w:spacing w:line="240" w:lineRule="auto"/>
        <w:rPr>
          <w:rFonts w:ascii="Arial" w:hAnsi="Arial" w:cs="Arial"/>
          <w:sz w:val="24"/>
          <w:szCs w:val="24"/>
        </w:rPr>
      </w:pPr>
    </w:p>
    <w:p w14:paraId="4C28D0D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class hp</w:t>
      </w:r>
    </w:p>
    <w:p w14:paraId="54E05EE2"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3EA4E65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int</w:t>
      </w:r>
      <w:proofErr w:type="gramEnd"/>
      <w:r w:rsidRPr="00BD1093">
        <w:rPr>
          <w:rFonts w:ascii="Arial" w:hAnsi="Arial" w:cs="Arial"/>
          <w:sz w:val="24"/>
          <w:szCs w:val="24"/>
        </w:rPr>
        <w:t xml:space="preserve"> heap[20],heap1[20],x,n1,i;</w:t>
      </w:r>
    </w:p>
    <w:p w14:paraId="572529BD"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public:</w:t>
      </w:r>
    </w:p>
    <w:p w14:paraId="47BF0FDA"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hp()</w:t>
      </w:r>
      <w:proofErr w:type="gramEnd"/>
    </w:p>
    <w:p w14:paraId="07CFF00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 heap</w:t>
      </w:r>
      <w:proofErr w:type="gramEnd"/>
      <w:r w:rsidRPr="00BD1093">
        <w:rPr>
          <w:rFonts w:ascii="Arial" w:hAnsi="Arial" w:cs="Arial"/>
          <w:sz w:val="24"/>
          <w:szCs w:val="24"/>
        </w:rPr>
        <w:t>[0]=0;  heap1[0]=0;</w:t>
      </w:r>
    </w:p>
    <w:p w14:paraId="4F37B0C7"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  </w:t>
      </w:r>
    </w:p>
    <w:p w14:paraId="2685AEA4"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void</w:t>
      </w:r>
      <w:proofErr w:type="gramEnd"/>
      <w:r w:rsidRPr="00BD1093">
        <w:rPr>
          <w:rFonts w:ascii="Arial" w:hAnsi="Arial" w:cs="Arial"/>
          <w:sz w:val="24"/>
          <w:szCs w:val="24"/>
        </w:rPr>
        <w:t xml:space="preserve"> </w:t>
      </w:r>
      <w:proofErr w:type="spellStart"/>
      <w:r w:rsidRPr="00BD1093">
        <w:rPr>
          <w:rFonts w:ascii="Arial" w:hAnsi="Arial" w:cs="Arial"/>
          <w:sz w:val="24"/>
          <w:szCs w:val="24"/>
        </w:rPr>
        <w:t>getdata</w:t>
      </w:r>
      <w:proofErr w:type="spellEnd"/>
      <w:r w:rsidRPr="00BD1093">
        <w:rPr>
          <w:rFonts w:ascii="Arial" w:hAnsi="Arial" w:cs="Arial"/>
          <w:sz w:val="24"/>
          <w:szCs w:val="24"/>
        </w:rPr>
        <w:t>();</w:t>
      </w:r>
    </w:p>
    <w:p w14:paraId="71899614"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void</w:t>
      </w:r>
      <w:proofErr w:type="gramEnd"/>
      <w:r w:rsidRPr="00BD1093">
        <w:rPr>
          <w:rFonts w:ascii="Arial" w:hAnsi="Arial" w:cs="Arial"/>
          <w:sz w:val="24"/>
          <w:szCs w:val="24"/>
        </w:rPr>
        <w:t xml:space="preserve"> insert1(int heap[],int);</w:t>
      </w:r>
    </w:p>
    <w:p w14:paraId="464F6890"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void</w:t>
      </w:r>
      <w:proofErr w:type="gramEnd"/>
      <w:r w:rsidRPr="00BD1093">
        <w:rPr>
          <w:rFonts w:ascii="Arial" w:hAnsi="Arial" w:cs="Arial"/>
          <w:sz w:val="24"/>
          <w:szCs w:val="24"/>
        </w:rPr>
        <w:t xml:space="preserve"> upadjust1(int heap[],int);</w:t>
      </w:r>
    </w:p>
    <w:p w14:paraId="6F6B3A5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void</w:t>
      </w:r>
      <w:proofErr w:type="gramEnd"/>
      <w:r w:rsidRPr="00BD1093">
        <w:rPr>
          <w:rFonts w:ascii="Arial" w:hAnsi="Arial" w:cs="Arial"/>
          <w:sz w:val="24"/>
          <w:szCs w:val="24"/>
        </w:rPr>
        <w:t xml:space="preserve"> insert2(int heap1[],int);</w:t>
      </w:r>
    </w:p>
    <w:p w14:paraId="7FAA409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void</w:t>
      </w:r>
      <w:proofErr w:type="gramEnd"/>
      <w:r w:rsidRPr="00BD1093">
        <w:rPr>
          <w:rFonts w:ascii="Arial" w:hAnsi="Arial" w:cs="Arial"/>
          <w:sz w:val="24"/>
          <w:szCs w:val="24"/>
        </w:rPr>
        <w:t xml:space="preserve"> upadjust2(int heap1[],int);</w:t>
      </w:r>
    </w:p>
    <w:p w14:paraId="417D0686"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void</w:t>
      </w:r>
      <w:proofErr w:type="gramEnd"/>
      <w:r w:rsidRPr="00BD1093">
        <w:rPr>
          <w:rFonts w:ascii="Arial" w:hAnsi="Arial" w:cs="Arial"/>
          <w:sz w:val="24"/>
          <w:szCs w:val="24"/>
        </w:rPr>
        <w:t xml:space="preserve"> minmax();</w:t>
      </w:r>
    </w:p>
    <w:p w14:paraId="74700D8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09C405DB" w14:textId="77777777" w:rsidR="00D7431D" w:rsidRPr="00BD1093" w:rsidRDefault="00D7431D" w:rsidP="00D7431D">
      <w:pPr>
        <w:spacing w:line="240" w:lineRule="auto"/>
        <w:rPr>
          <w:rFonts w:ascii="Arial" w:hAnsi="Arial" w:cs="Arial"/>
          <w:sz w:val="24"/>
          <w:szCs w:val="24"/>
        </w:rPr>
      </w:pPr>
      <w:proofErr w:type="gramStart"/>
      <w:r w:rsidRPr="00BD1093">
        <w:rPr>
          <w:rFonts w:ascii="Arial" w:hAnsi="Arial" w:cs="Arial"/>
          <w:sz w:val="24"/>
          <w:szCs w:val="24"/>
        </w:rPr>
        <w:t>void</w:t>
      </w:r>
      <w:proofErr w:type="gramEnd"/>
      <w:r w:rsidRPr="00BD1093">
        <w:rPr>
          <w:rFonts w:ascii="Arial" w:hAnsi="Arial" w:cs="Arial"/>
          <w:sz w:val="24"/>
          <w:szCs w:val="24"/>
        </w:rPr>
        <w:t xml:space="preserve"> </w:t>
      </w:r>
      <w:proofErr w:type="spellStart"/>
      <w:r w:rsidRPr="00BD1093">
        <w:rPr>
          <w:rFonts w:ascii="Arial" w:hAnsi="Arial" w:cs="Arial"/>
          <w:sz w:val="24"/>
          <w:szCs w:val="24"/>
        </w:rPr>
        <w:t>hp</w:t>
      </w:r>
      <w:proofErr w:type="spellEnd"/>
      <w:r w:rsidRPr="00BD1093">
        <w:rPr>
          <w:rFonts w:ascii="Arial" w:hAnsi="Arial" w:cs="Arial"/>
          <w:sz w:val="24"/>
          <w:szCs w:val="24"/>
        </w:rPr>
        <w:t>::</w:t>
      </w:r>
      <w:proofErr w:type="spellStart"/>
      <w:r w:rsidRPr="00BD1093">
        <w:rPr>
          <w:rFonts w:ascii="Arial" w:hAnsi="Arial" w:cs="Arial"/>
          <w:sz w:val="24"/>
          <w:szCs w:val="24"/>
        </w:rPr>
        <w:t>getdata</w:t>
      </w:r>
      <w:proofErr w:type="spellEnd"/>
      <w:r w:rsidRPr="00BD1093">
        <w:rPr>
          <w:rFonts w:ascii="Arial" w:hAnsi="Arial" w:cs="Arial"/>
          <w:sz w:val="24"/>
          <w:szCs w:val="24"/>
        </w:rPr>
        <w:t>()</w:t>
      </w:r>
    </w:p>
    <w:p w14:paraId="40216851"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5CABC962"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lastRenderedPageBreak/>
        <w:t xml:space="preserve">   </w:t>
      </w:r>
      <w:proofErr w:type="spellStart"/>
      <w:r w:rsidRPr="00BD1093">
        <w:rPr>
          <w:rFonts w:ascii="Arial" w:hAnsi="Arial" w:cs="Arial"/>
          <w:sz w:val="24"/>
          <w:szCs w:val="24"/>
        </w:rPr>
        <w:t>cout</w:t>
      </w:r>
      <w:proofErr w:type="spellEnd"/>
      <w:r w:rsidRPr="00BD1093">
        <w:rPr>
          <w:rFonts w:ascii="Arial" w:hAnsi="Arial" w:cs="Arial"/>
          <w:sz w:val="24"/>
          <w:szCs w:val="24"/>
        </w:rPr>
        <w:t>&lt;&lt;"\n enter the no. of students";</w:t>
      </w:r>
    </w:p>
    <w:p w14:paraId="4559AC43"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spellStart"/>
      <w:r w:rsidRPr="00BD1093">
        <w:rPr>
          <w:rFonts w:ascii="Arial" w:hAnsi="Arial" w:cs="Arial"/>
          <w:sz w:val="24"/>
          <w:szCs w:val="24"/>
        </w:rPr>
        <w:t>cin</w:t>
      </w:r>
      <w:proofErr w:type="spellEnd"/>
      <w:r w:rsidRPr="00BD1093">
        <w:rPr>
          <w:rFonts w:ascii="Arial" w:hAnsi="Arial" w:cs="Arial"/>
          <w:sz w:val="24"/>
          <w:szCs w:val="24"/>
        </w:rPr>
        <w:t>&gt;&gt;n1;</w:t>
      </w:r>
    </w:p>
    <w:p w14:paraId="1C326341"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spellStart"/>
      <w:r w:rsidRPr="00BD1093">
        <w:rPr>
          <w:rFonts w:ascii="Arial" w:hAnsi="Arial" w:cs="Arial"/>
          <w:sz w:val="24"/>
          <w:szCs w:val="24"/>
        </w:rPr>
        <w:t>cout</w:t>
      </w:r>
      <w:proofErr w:type="spellEnd"/>
      <w:r w:rsidRPr="00BD1093">
        <w:rPr>
          <w:rFonts w:ascii="Arial" w:hAnsi="Arial" w:cs="Arial"/>
          <w:sz w:val="24"/>
          <w:szCs w:val="24"/>
        </w:rPr>
        <w:t>&lt;&lt;"\n enter the marks";</w:t>
      </w:r>
    </w:p>
    <w:p w14:paraId="54167114"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for(</w:t>
      </w:r>
      <w:proofErr w:type="gramEnd"/>
      <w:r w:rsidRPr="00BD1093">
        <w:rPr>
          <w:rFonts w:ascii="Arial" w:hAnsi="Arial" w:cs="Arial"/>
          <w:sz w:val="24"/>
          <w:szCs w:val="24"/>
        </w:rPr>
        <w:t>i=0;i&lt;n1;i++)</w:t>
      </w:r>
    </w:p>
    <w:p w14:paraId="7BFCFC81"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   </w:t>
      </w:r>
      <w:proofErr w:type="spellStart"/>
      <w:proofErr w:type="gramStart"/>
      <w:r w:rsidRPr="00BD1093">
        <w:rPr>
          <w:rFonts w:ascii="Arial" w:hAnsi="Arial" w:cs="Arial"/>
          <w:sz w:val="24"/>
          <w:szCs w:val="24"/>
        </w:rPr>
        <w:t>cin</w:t>
      </w:r>
      <w:proofErr w:type="spellEnd"/>
      <w:proofErr w:type="gramEnd"/>
      <w:r w:rsidRPr="00BD1093">
        <w:rPr>
          <w:rFonts w:ascii="Arial" w:hAnsi="Arial" w:cs="Arial"/>
          <w:sz w:val="24"/>
          <w:szCs w:val="24"/>
        </w:rPr>
        <w:t>&gt;&gt;x;</w:t>
      </w:r>
    </w:p>
    <w:p w14:paraId="336FE4D0"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insert1(</w:t>
      </w:r>
      <w:proofErr w:type="spellStart"/>
      <w:proofErr w:type="gramEnd"/>
      <w:r w:rsidRPr="00BD1093">
        <w:rPr>
          <w:rFonts w:ascii="Arial" w:hAnsi="Arial" w:cs="Arial"/>
          <w:sz w:val="24"/>
          <w:szCs w:val="24"/>
        </w:rPr>
        <w:t>heap,x</w:t>
      </w:r>
      <w:proofErr w:type="spellEnd"/>
      <w:r w:rsidRPr="00BD1093">
        <w:rPr>
          <w:rFonts w:ascii="Arial" w:hAnsi="Arial" w:cs="Arial"/>
          <w:sz w:val="24"/>
          <w:szCs w:val="24"/>
        </w:rPr>
        <w:t>);</w:t>
      </w:r>
    </w:p>
    <w:p w14:paraId="66A9D474"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insert2(</w:t>
      </w:r>
      <w:proofErr w:type="gramEnd"/>
      <w:r w:rsidRPr="00BD1093">
        <w:rPr>
          <w:rFonts w:ascii="Arial" w:hAnsi="Arial" w:cs="Arial"/>
          <w:sz w:val="24"/>
          <w:szCs w:val="24"/>
        </w:rPr>
        <w:t>heap1,x);</w:t>
      </w:r>
    </w:p>
    <w:p w14:paraId="1C485EA1"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1F62FCF7"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338F453B" w14:textId="77777777" w:rsidR="00D7431D" w:rsidRPr="00BD1093" w:rsidRDefault="00D7431D" w:rsidP="00D7431D">
      <w:pPr>
        <w:spacing w:line="240" w:lineRule="auto"/>
        <w:rPr>
          <w:rFonts w:ascii="Arial" w:hAnsi="Arial" w:cs="Arial"/>
          <w:sz w:val="24"/>
          <w:szCs w:val="24"/>
        </w:rPr>
      </w:pPr>
      <w:proofErr w:type="gramStart"/>
      <w:r w:rsidRPr="00BD1093">
        <w:rPr>
          <w:rFonts w:ascii="Arial" w:hAnsi="Arial" w:cs="Arial"/>
          <w:sz w:val="24"/>
          <w:szCs w:val="24"/>
        </w:rPr>
        <w:t>void</w:t>
      </w:r>
      <w:proofErr w:type="gramEnd"/>
      <w:r w:rsidRPr="00BD1093">
        <w:rPr>
          <w:rFonts w:ascii="Arial" w:hAnsi="Arial" w:cs="Arial"/>
          <w:sz w:val="24"/>
          <w:szCs w:val="24"/>
        </w:rPr>
        <w:t xml:space="preserve"> hp::insert1(int heap[20],int x)</w:t>
      </w:r>
    </w:p>
    <w:p w14:paraId="1A5FB670"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64E69D8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int n;</w:t>
      </w:r>
    </w:p>
    <w:p w14:paraId="7E36691B"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n=</w:t>
      </w:r>
      <w:proofErr w:type="gramStart"/>
      <w:r w:rsidRPr="00BD1093">
        <w:rPr>
          <w:rFonts w:ascii="Arial" w:hAnsi="Arial" w:cs="Arial"/>
          <w:sz w:val="24"/>
          <w:szCs w:val="24"/>
        </w:rPr>
        <w:t>heap[</w:t>
      </w:r>
      <w:proofErr w:type="gramEnd"/>
      <w:r w:rsidRPr="00BD1093">
        <w:rPr>
          <w:rFonts w:ascii="Arial" w:hAnsi="Arial" w:cs="Arial"/>
          <w:sz w:val="24"/>
          <w:szCs w:val="24"/>
        </w:rPr>
        <w:t xml:space="preserve">0];  </w:t>
      </w:r>
    </w:p>
    <w:p w14:paraId="086B36EF"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heap[</w:t>
      </w:r>
      <w:proofErr w:type="gramEnd"/>
      <w:r w:rsidRPr="00BD1093">
        <w:rPr>
          <w:rFonts w:ascii="Arial" w:hAnsi="Arial" w:cs="Arial"/>
          <w:sz w:val="24"/>
          <w:szCs w:val="24"/>
        </w:rPr>
        <w:t>n+1]=x;</w:t>
      </w:r>
    </w:p>
    <w:p w14:paraId="142727B3"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heap[</w:t>
      </w:r>
      <w:proofErr w:type="gramEnd"/>
      <w:r w:rsidRPr="00BD1093">
        <w:rPr>
          <w:rFonts w:ascii="Arial" w:hAnsi="Arial" w:cs="Arial"/>
          <w:sz w:val="24"/>
          <w:szCs w:val="24"/>
        </w:rPr>
        <w:t>0]=n+1;</w:t>
      </w:r>
    </w:p>
    <w:p w14:paraId="3D2AAC5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29221C76"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upadjust1(</w:t>
      </w:r>
      <w:proofErr w:type="gramEnd"/>
      <w:r w:rsidRPr="00BD1093">
        <w:rPr>
          <w:rFonts w:ascii="Arial" w:hAnsi="Arial" w:cs="Arial"/>
          <w:sz w:val="24"/>
          <w:szCs w:val="24"/>
        </w:rPr>
        <w:t>heap,n+1);</w:t>
      </w:r>
    </w:p>
    <w:p w14:paraId="1CAA9DB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5870DD21" w14:textId="77777777" w:rsidR="00D7431D" w:rsidRPr="00BD1093" w:rsidRDefault="00D7431D" w:rsidP="00D7431D">
      <w:pPr>
        <w:spacing w:line="240" w:lineRule="auto"/>
        <w:rPr>
          <w:rFonts w:ascii="Arial" w:hAnsi="Arial" w:cs="Arial"/>
          <w:sz w:val="24"/>
          <w:szCs w:val="24"/>
        </w:rPr>
      </w:pPr>
      <w:proofErr w:type="gramStart"/>
      <w:r w:rsidRPr="00BD1093">
        <w:rPr>
          <w:rFonts w:ascii="Arial" w:hAnsi="Arial" w:cs="Arial"/>
          <w:sz w:val="24"/>
          <w:szCs w:val="24"/>
        </w:rPr>
        <w:t>void</w:t>
      </w:r>
      <w:proofErr w:type="gramEnd"/>
      <w:r w:rsidRPr="00BD1093">
        <w:rPr>
          <w:rFonts w:ascii="Arial" w:hAnsi="Arial" w:cs="Arial"/>
          <w:sz w:val="24"/>
          <w:szCs w:val="24"/>
        </w:rPr>
        <w:t xml:space="preserve"> </w:t>
      </w:r>
      <w:proofErr w:type="spellStart"/>
      <w:r w:rsidRPr="00BD1093">
        <w:rPr>
          <w:rFonts w:ascii="Arial" w:hAnsi="Arial" w:cs="Arial"/>
          <w:sz w:val="24"/>
          <w:szCs w:val="24"/>
        </w:rPr>
        <w:t>hp</w:t>
      </w:r>
      <w:proofErr w:type="spellEnd"/>
      <w:r w:rsidRPr="00BD1093">
        <w:rPr>
          <w:rFonts w:ascii="Arial" w:hAnsi="Arial" w:cs="Arial"/>
          <w:sz w:val="24"/>
          <w:szCs w:val="24"/>
        </w:rPr>
        <w:t>::upadjust1(</w:t>
      </w:r>
      <w:proofErr w:type="spellStart"/>
      <w:r w:rsidRPr="00BD1093">
        <w:rPr>
          <w:rFonts w:ascii="Arial" w:hAnsi="Arial" w:cs="Arial"/>
          <w:sz w:val="24"/>
          <w:szCs w:val="24"/>
        </w:rPr>
        <w:t>int</w:t>
      </w:r>
      <w:proofErr w:type="spellEnd"/>
      <w:r w:rsidRPr="00BD1093">
        <w:rPr>
          <w:rFonts w:ascii="Arial" w:hAnsi="Arial" w:cs="Arial"/>
          <w:sz w:val="24"/>
          <w:szCs w:val="24"/>
        </w:rPr>
        <w:t xml:space="preserve"> heap[20],</w:t>
      </w:r>
      <w:proofErr w:type="spellStart"/>
      <w:r w:rsidRPr="00BD1093">
        <w:rPr>
          <w:rFonts w:ascii="Arial" w:hAnsi="Arial" w:cs="Arial"/>
          <w:sz w:val="24"/>
          <w:szCs w:val="24"/>
        </w:rPr>
        <w:t>int</w:t>
      </w:r>
      <w:proofErr w:type="spellEnd"/>
      <w:r w:rsidRPr="00BD1093">
        <w:rPr>
          <w:rFonts w:ascii="Arial" w:hAnsi="Arial" w:cs="Arial"/>
          <w:sz w:val="24"/>
          <w:szCs w:val="24"/>
        </w:rPr>
        <w:t xml:space="preserve"> i)</w:t>
      </w:r>
    </w:p>
    <w:p w14:paraId="7CE0138D"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3B5AFCE3"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int temp;</w:t>
      </w:r>
    </w:p>
    <w:p w14:paraId="2CA46343"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while(i&gt;1&amp;&amp;heap[i]&gt;heap[i/2])</w:t>
      </w:r>
    </w:p>
    <w:p w14:paraId="3980D02A"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1DBEB86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temp=heap[i];</w:t>
      </w:r>
    </w:p>
    <w:p w14:paraId="38B4CC10"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heap[i]=heap[i/2];</w:t>
      </w:r>
    </w:p>
    <w:p w14:paraId="0B0565B2"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heap[</w:t>
      </w:r>
      <w:proofErr w:type="gramEnd"/>
      <w:r w:rsidRPr="00BD1093">
        <w:rPr>
          <w:rFonts w:ascii="Arial" w:hAnsi="Arial" w:cs="Arial"/>
          <w:sz w:val="24"/>
          <w:szCs w:val="24"/>
        </w:rPr>
        <w:t>i/2]=temp;</w:t>
      </w:r>
    </w:p>
    <w:p w14:paraId="691B1602"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i=i/2;</w:t>
      </w:r>
    </w:p>
    <w:p w14:paraId="4F283B5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5579790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lastRenderedPageBreak/>
        <w:t>}</w:t>
      </w:r>
    </w:p>
    <w:p w14:paraId="30250E7C" w14:textId="77777777" w:rsidR="00D7431D" w:rsidRPr="00BD1093" w:rsidRDefault="00D7431D" w:rsidP="00D7431D">
      <w:pPr>
        <w:spacing w:line="240" w:lineRule="auto"/>
        <w:rPr>
          <w:rFonts w:ascii="Arial" w:hAnsi="Arial" w:cs="Arial"/>
          <w:sz w:val="24"/>
          <w:szCs w:val="24"/>
        </w:rPr>
      </w:pPr>
      <w:proofErr w:type="gramStart"/>
      <w:r w:rsidRPr="00BD1093">
        <w:rPr>
          <w:rFonts w:ascii="Arial" w:hAnsi="Arial" w:cs="Arial"/>
          <w:sz w:val="24"/>
          <w:szCs w:val="24"/>
        </w:rPr>
        <w:t>void</w:t>
      </w:r>
      <w:proofErr w:type="gramEnd"/>
      <w:r w:rsidRPr="00BD1093">
        <w:rPr>
          <w:rFonts w:ascii="Arial" w:hAnsi="Arial" w:cs="Arial"/>
          <w:sz w:val="24"/>
          <w:szCs w:val="24"/>
        </w:rPr>
        <w:t xml:space="preserve"> hp::insert2(int heap1[20],int x)</w:t>
      </w:r>
    </w:p>
    <w:p w14:paraId="18A97813"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38704041"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int n;</w:t>
      </w:r>
    </w:p>
    <w:p w14:paraId="455DBECD"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n=heap1[0];  </w:t>
      </w:r>
    </w:p>
    <w:p w14:paraId="386D995D"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heap1[</w:t>
      </w:r>
      <w:proofErr w:type="gramEnd"/>
      <w:r w:rsidRPr="00BD1093">
        <w:rPr>
          <w:rFonts w:ascii="Arial" w:hAnsi="Arial" w:cs="Arial"/>
          <w:sz w:val="24"/>
          <w:szCs w:val="24"/>
        </w:rPr>
        <w:t>n+1]=x;</w:t>
      </w:r>
    </w:p>
    <w:p w14:paraId="5FA144EC"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heap1[</w:t>
      </w:r>
      <w:proofErr w:type="gramEnd"/>
      <w:r w:rsidRPr="00BD1093">
        <w:rPr>
          <w:rFonts w:ascii="Arial" w:hAnsi="Arial" w:cs="Arial"/>
          <w:sz w:val="24"/>
          <w:szCs w:val="24"/>
        </w:rPr>
        <w:t>0]=n+1;</w:t>
      </w:r>
    </w:p>
    <w:p w14:paraId="48DDFE2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076C1801"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upadjust2(</w:t>
      </w:r>
      <w:proofErr w:type="gramEnd"/>
      <w:r w:rsidRPr="00BD1093">
        <w:rPr>
          <w:rFonts w:ascii="Arial" w:hAnsi="Arial" w:cs="Arial"/>
          <w:sz w:val="24"/>
          <w:szCs w:val="24"/>
        </w:rPr>
        <w:t>heap1,n+1);</w:t>
      </w:r>
    </w:p>
    <w:p w14:paraId="58E19F2D"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62A45FC1" w14:textId="77777777" w:rsidR="00D7431D" w:rsidRPr="00BD1093" w:rsidRDefault="00D7431D" w:rsidP="00D7431D">
      <w:pPr>
        <w:spacing w:line="240" w:lineRule="auto"/>
        <w:rPr>
          <w:rFonts w:ascii="Arial" w:hAnsi="Arial" w:cs="Arial"/>
          <w:sz w:val="24"/>
          <w:szCs w:val="24"/>
        </w:rPr>
      </w:pPr>
      <w:proofErr w:type="gramStart"/>
      <w:r w:rsidRPr="00BD1093">
        <w:rPr>
          <w:rFonts w:ascii="Arial" w:hAnsi="Arial" w:cs="Arial"/>
          <w:sz w:val="24"/>
          <w:szCs w:val="24"/>
        </w:rPr>
        <w:t>void</w:t>
      </w:r>
      <w:proofErr w:type="gramEnd"/>
      <w:r w:rsidRPr="00BD1093">
        <w:rPr>
          <w:rFonts w:ascii="Arial" w:hAnsi="Arial" w:cs="Arial"/>
          <w:sz w:val="24"/>
          <w:szCs w:val="24"/>
        </w:rPr>
        <w:t xml:space="preserve"> </w:t>
      </w:r>
      <w:proofErr w:type="spellStart"/>
      <w:r w:rsidRPr="00BD1093">
        <w:rPr>
          <w:rFonts w:ascii="Arial" w:hAnsi="Arial" w:cs="Arial"/>
          <w:sz w:val="24"/>
          <w:szCs w:val="24"/>
        </w:rPr>
        <w:t>hp</w:t>
      </w:r>
      <w:proofErr w:type="spellEnd"/>
      <w:r w:rsidRPr="00BD1093">
        <w:rPr>
          <w:rFonts w:ascii="Arial" w:hAnsi="Arial" w:cs="Arial"/>
          <w:sz w:val="24"/>
          <w:szCs w:val="24"/>
        </w:rPr>
        <w:t>::upadjust2(</w:t>
      </w:r>
      <w:proofErr w:type="spellStart"/>
      <w:r w:rsidRPr="00BD1093">
        <w:rPr>
          <w:rFonts w:ascii="Arial" w:hAnsi="Arial" w:cs="Arial"/>
          <w:sz w:val="24"/>
          <w:szCs w:val="24"/>
        </w:rPr>
        <w:t>int</w:t>
      </w:r>
      <w:proofErr w:type="spellEnd"/>
      <w:r w:rsidRPr="00BD1093">
        <w:rPr>
          <w:rFonts w:ascii="Arial" w:hAnsi="Arial" w:cs="Arial"/>
          <w:sz w:val="24"/>
          <w:szCs w:val="24"/>
        </w:rPr>
        <w:t xml:space="preserve"> heap1[20],</w:t>
      </w:r>
      <w:proofErr w:type="spellStart"/>
      <w:r w:rsidRPr="00BD1093">
        <w:rPr>
          <w:rFonts w:ascii="Arial" w:hAnsi="Arial" w:cs="Arial"/>
          <w:sz w:val="24"/>
          <w:szCs w:val="24"/>
        </w:rPr>
        <w:t>int</w:t>
      </w:r>
      <w:proofErr w:type="spellEnd"/>
      <w:r w:rsidRPr="00BD1093">
        <w:rPr>
          <w:rFonts w:ascii="Arial" w:hAnsi="Arial" w:cs="Arial"/>
          <w:sz w:val="24"/>
          <w:szCs w:val="24"/>
        </w:rPr>
        <w:t xml:space="preserve"> i)</w:t>
      </w:r>
    </w:p>
    <w:p w14:paraId="56FA6A3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5FC9D0E4"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int temp1;</w:t>
      </w:r>
    </w:p>
    <w:p w14:paraId="5C5F9FE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while(i&gt;1&amp;&amp;heap1[i]&lt;heap1[i/2])</w:t>
      </w:r>
    </w:p>
    <w:p w14:paraId="5B86626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4D7991BC"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temp1=heap1[i];</w:t>
      </w:r>
    </w:p>
    <w:p w14:paraId="4BD8B95B"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heap1[i]=heap1[i/2];</w:t>
      </w:r>
    </w:p>
    <w:p w14:paraId="544BACA7"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heap1[</w:t>
      </w:r>
      <w:proofErr w:type="gramEnd"/>
      <w:r w:rsidRPr="00BD1093">
        <w:rPr>
          <w:rFonts w:ascii="Arial" w:hAnsi="Arial" w:cs="Arial"/>
          <w:sz w:val="24"/>
          <w:szCs w:val="24"/>
        </w:rPr>
        <w:t>i/2]=temp1;</w:t>
      </w:r>
    </w:p>
    <w:p w14:paraId="762B5F47"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i=i/2;</w:t>
      </w:r>
    </w:p>
    <w:p w14:paraId="78F3141C"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205776FA"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567C1196" w14:textId="77777777" w:rsidR="00D7431D" w:rsidRPr="00BD1093" w:rsidRDefault="00D7431D" w:rsidP="00D7431D">
      <w:pPr>
        <w:spacing w:line="240" w:lineRule="auto"/>
        <w:rPr>
          <w:rFonts w:ascii="Arial" w:hAnsi="Arial" w:cs="Arial"/>
          <w:sz w:val="24"/>
          <w:szCs w:val="24"/>
        </w:rPr>
      </w:pPr>
      <w:proofErr w:type="gramStart"/>
      <w:r w:rsidRPr="00BD1093">
        <w:rPr>
          <w:rFonts w:ascii="Arial" w:hAnsi="Arial" w:cs="Arial"/>
          <w:sz w:val="24"/>
          <w:szCs w:val="24"/>
        </w:rPr>
        <w:t>void</w:t>
      </w:r>
      <w:proofErr w:type="gramEnd"/>
      <w:r w:rsidRPr="00BD1093">
        <w:rPr>
          <w:rFonts w:ascii="Arial" w:hAnsi="Arial" w:cs="Arial"/>
          <w:sz w:val="24"/>
          <w:szCs w:val="24"/>
        </w:rPr>
        <w:t xml:space="preserve"> hp::minmax()</w:t>
      </w:r>
    </w:p>
    <w:p w14:paraId="70BB8D3E"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662676FC"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spellStart"/>
      <w:proofErr w:type="gramStart"/>
      <w:r w:rsidRPr="00BD1093">
        <w:rPr>
          <w:rFonts w:ascii="Arial" w:hAnsi="Arial" w:cs="Arial"/>
          <w:sz w:val="24"/>
          <w:szCs w:val="24"/>
        </w:rPr>
        <w:t>cout</w:t>
      </w:r>
      <w:proofErr w:type="spellEnd"/>
      <w:proofErr w:type="gramEnd"/>
      <w:r w:rsidRPr="00BD1093">
        <w:rPr>
          <w:rFonts w:ascii="Arial" w:hAnsi="Arial" w:cs="Arial"/>
          <w:sz w:val="24"/>
          <w:szCs w:val="24"/>
        </w:rPr>
        <w:t>&lt;&lt;"\n max marks"&lt;&lt;heap[1];</w:t>
      </w:r>
    </w:p>
    <w:p w14:paraId="6CAF9E4D"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spellStart"/>
      <w:r w:rsidRPr="00BD1093">
        <w:rPr>
          <w:rFonts w:ascii="Arial" w:hAnsi="Arial" w:cs="Arial"/>
          <w:sz w:val="24"/>
          <w:szCs w:val="24"/>
        </w:rPr>
        <w:t>cout</w:t>
      </w:r>
      <w:proofErr w:type="spellEnd"/>
      <w:r w:rsidRPr="00BD1093">
        <w:rPr>
          <w:rFonts w:ascii="Arial" w:hAnsi="Arial" w:cs="Arial"/>
          <w:sz w:val="24"/>
          <w:szCs w:val="24"/>
        </w:rPr>
        <w:t>&lt;&lt;"\n##";</w:t>
      </w:r>
    </w:p>
    <w:p w14:paraId="2858DA5F"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for(</w:t>
      </w:r>
      <w:proofErr w:type="gramEnd"/>
      <w:r w:rsidRPr="00BD1093">
        <w:rPr>
          <w:rFonts w:ascii="Arial" w:hAnsi="Arial" w:cs="Arial"/>
          <w:sz w:val="24"/>
          <w:szCs w:val="24"/>
        </w:rPr>
        <w:t>i=0;i&lt;=n1;i++)</w:t>
      </w:r>
    </w:p>
    <w:p w14:paraId="73BE45A7"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   </w:t>
      </w:r>
      <w:proofErr w:type="spellStart"/>
      <w:proofErr w:type="gramStart"/>
      <w:r w:rsidRPr="00BD1093">
        <w:rPr>
          <w:rFonts w:ascii="Arial" w:hAnsi="Arial" w:cs="Arial"/>
          <w:sz w:val="24"/>
          <w:szCs w:val="24"/>
        </w:rPr>
        <w:t>cout</w:t>
      </w:r>
      <w:proofErr w:type="spellEnd"/>
      <w:proofErr w:type="gramEnd"/>
      <w:r w:rsidRPr="00BD1093">
        <w:rPr>
          <w:rFonts w:ascii="Arial" w:hAnsi="Arial" w:cs="Arial"/>
          <w:sz w:val="24"/>
          <w:szCs w:val="24"/>
        </w:rPr>
        <w:t>&lt;&lt;"\n"&lt;&lt;heap[i];  }</w:t>
      </w:r>
    </w:p>
    <w:p w14:paraId="6582FB05"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spellStart"/>
      <w:r w:rsidRPr="00BD1093">
        <w:rPr>
          <w:rFonts w:ascii="Arial" w:hAnsi="Arial" w:cs="Arial"/>
          <w:sz w:val="24"/>
          <w:szCs w:val="24"/>
        </w:rPr>
        <w:t>cout</w:t>
      </w:r>
      <w:proofErr w:type="spellEnd"/>
      <w:r w:rsidRPr="00BD1093">
        <w:rPr>
          <w:rFonts w:ascii="Arial" w:hAnsi="Arial" w:cs="Arial"/>
          <w:sz w:val="24"/>
          <w:szCs w:val="24"/>
        </w:rPr>
        <w:t>&lt;&lt;"\n min marks"&lt;&lt;heap1[1];</w:t>
      </w:r>
    </w:p>
    <w:p w14:paraId="6CE4E99F"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lastRenderedPageBreak/>
        <w:t xml:space="preserve">   </w:t>
      </w:r>
      <w:proofErr w:type="spellStart"/>
      <w:r w:rsidRPr="00BD1093">
        <w:rPr>
          <w:rFonts w:ascii="Arial" w:hAnsi="Arial" w:cs="Arial"/>
          <w:sz w:val="24"/>
          <w:szCs w:val="24"/>
        </w:rPr>
        <w:t>cout</w:t>
      </w:r>
      <w:proofErr w:type="spellEnd"/>
      <w:r w:rsidRPr="00BD1093">
        <w:rPr>
          <w:rFonts w:ascii="Arial" w:hAnsi="Arial" w:cs="Arial"/>
          <w:sz w:val="24"/>
          <w:szCs w:val="24"/>
        </w:rPr>
        <w:t>&lt;&lt;"\n##";</w:t>
      </w:r>
    </w:p>
    <w:p w14:paraId="24E36DCD"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gramStart"/>
      <w:r w:rsidRPr="00BD1093">
        <w:rPr>
          <w:rFonts w:ascii="Arial" w:hAnsi="Arial" w:cs="Arial"/>
          <w:sz w:val="24"/>
          <w:szCs w:val="24"/>
        </w:rPr>
        <w:t>for(</w:t>
      </w:r>
      <w:proofErr w:type="gramEnd"/>
      <w:r w:rsidRPr="00BD1093">
        <w:rPr>
          <w:rFonts w:ascii="Arial" w:hAnsi="Arial" w:cs="Arial"/>
          <w:sz w:val="24"/>
          <w:szCs w:val="24"/>
        </w:rPr>
        <w:t>i=0;i&lt;=n1;i++)</w:t>
      </w:r>
    </w:p>
    <w:p w14:paraId="43F820D2"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   </w:t>
      </w:r>
      <w:proofErr w:type="spellStart"/>
      <w:proofErr w:type="gramStart"/>
      <w:r w:rsidRPr="00BD1093">
        <w:rPr>
          <w:rFonts w:ascii="Arial" w:hAnsi="Arial" w:cs="Arial"/>
          <w:sz w:val="24"/>
          <w:szCs w:val="24"/>
        </w:rPr>
        <w:t>cout</w:t>
      </w:r>
      <w:proofErr w:type="spellEnd"/>
      <w:proofErr w:type="gramEnd"/>
      <w:r w:rsidRPr="00BD1093">
        <w:rPr>
          <w:rFonts w:ascii="Arial" w:hAnsi="Arial" w:cs="Arial"/>
          <w:sz w:val="24"/>
          <w:szCs w:val="24"/>
        </w:rPr>
        <w:t>&lt;&lt;"\n"&lt;&lt;heap1[i];  }</w:t>
      </w:r>
    </w:p>
    <w:p w14:paraId="210FFFD8"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7DD6B5FD" w14:textId="77777777" w:rsidR="00D7431D" w:rsidRPr="00BD1093" w:rsidRDefault="00D7431D" w:rsidP="00D7431D">
      <w:pPr>
        <w:spacing w:line="240" w:lineRule="auto"/>
        <w:rPr>
          <w:rFonts w:ascii="Arial" w:hAnsi="Arial" w:cs="Arial"/>
          <w:sz w:val="24"/>
          <w:szCs w:val="24"/>
        </w:rPr>
      </w:pPr>
      <w:proofErr w:type="gramStart"/>
      <w:r w:rsidRPr="00BD1093">
        <w:rPr>
          <w:rFonts w:ascii="Arial" w:hAnsi="Arial" w:cs="Arial"/>
          <w:sz w:val="24"/>
          <w:szCs w:val="24"/>
        </w:rPr>
        <w:t>int</w:t>
      </w:r>
      <w:proofErr w:type="gramEnd"/>
      <w:r w:rsidRPr="00BD1093">
        <w:rPr>
          <w:rFonts w:ascii="Arial" w:hAnsi="Arial" w:cs="Arial"/>
          <w:sz w:val="24"/>
          <w:szCs w:val="24"/>
        </w:rPr>
        <w:t xml:space="preserve"> main()</w:t>
      </w:r>
    </w:p>
    <w:p w14:paraId="3110B7C7"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
    <w:p w14:paraId="69671359"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hp h;</w:t>
      </w:r>
    </w:p>
    <w:p w14:paraId="325E372B"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spellStart"/>
      <w:proofErr w:type="gramStart"/>
      <w:r w:rsidRPr="00BD1093">
        <w:rPr>
          <w:rFonts w:ascii="Arial" w:hAnsi="Arial" w:cs="Arial"/>
          <w:sz w:val="24"/>
          <w:szCs w:val="24"/>
        </w:rPr>
        <w:t>h.getdata</w:t>
      </w:r>
      <w:proofErr w:type="spellEnd"/>
      <w:r w:rsidRPr="00BD1093">
        <w:rPr>
          <w:rFonts w:ascii="Arial" w:hAnsi="Arial" w:cs="Arial"/>
          <w:sz w:val="24"/>
          <w:szCs w:val="24"/>
        </w:rPr>
        <w:t>(</w:t>
      </w:r>
      <w:proofErr w:type="gramEnd"/>
      <w:r w:rsidRPr="00BD1093">
        <w:rPr>
          <w:rFonts w:ascii="Arial" w:hAnsi="Arial" w:cs="Arial"/>
          <w:sz w:val="24"/>
          <w:szCs w:val="24"/>
        </w:rPr>
        <w:t>);</w:t>
      </w:r>
    </w:p>
    <w:p w14:paraId="63772D6F"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w:t>
      </w:r>
      <w:proofErr w:type="spellStart"/>
      <w:proofErr w:type="gramStart"/>
      <w:r w:rsidRPr="00BD1093">
        <w:rPr>
          <w:rFonts w:ascii="Arial" w:hAnsi="Arial" w:cs="Arial"/>
          <w:sz w:val="24"/>
          <w:szCs w:val="24"/>
        </w:rPr>
        <w:t>h.minmax</w:t>
      </w:r>
      <w:proofErr w:type="spellEnd"/>
      <w:r w:rsidRPr="00BD1093">
        <w:rPr>
          <w:rFonts w:ascii="Arial" w:hAnsi="Arial" w:cs="Arial"/>
          <w:sz w:val="24"/>
          <w:szCs w:val="24"/>
        </w:rPr>
        <w:t>(</w:t>
      </w:r>
      <w:proofErr w:type="gramEnd"/>
      <w:r w:rsidRPr="00BD1093">
        <w:rPr>
          <w:rFonts w:ascii="Arial" w:hAnsi="Arial" w:cs="Arial"/>
          <w:sz w:val="24"/>
          <w:szCs w:val="24"/>
        </w:rPr>
        <w:t>);</w:t>
      </w:r>
    </w:p>
    <w:p w14:paraId="6E16D9BB"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 xml:space="preserve">  return 0;</w:t>
      </w:r>
    </w:p>
    <w:p w14:paraId="7DABD60A" w14:textId="77777777" w:rsidR="00D7431D" w:rsidRPr="00BD1093" w:rsidRDefault="00D7431D" w:rsidP="00D7431D">
      <w:pPr>
        <w:spacing w:line="240" w:lineRule="auto"/>
        <w:rPr>
          <w:rFonts w:ascii="Arial" w:hAnsi="Arial" w:cs="Arial"/>
          <w:sz w:val="24"/>
          <w:szCs w:val="24"/>
        </w:rPr>
      </w:pPr>
      <w:r w:rsidRPr="00BD1093">
        <w:rPr>
          <w:rFonts w:ascii="Arial" w:hAnsi="Arial" w:cs="Arial"/>
          <w:sz w:val="24"/>
          <w:szCs w:val="24"/>
        </w:rPr>
        <w:t>}</w:t>
      </w:r>
    </w:p>
    <w:p w14:paraId="443F2841" w14:textId="77777777" w:rsidR="00D7431D" w:rsidRPr="00BF79C2" w:rsidRDefault="00D7431D" w:rsidP="00D7431D">
      <w:pPr>
        <w:rPr>
          <w:rFonts w:ascii="Arial" w:hAnsi="Arial" w:cs="Arial"/>
          <w:b/>
          <w:bCs/>
          <w:sz w:val="32"/>
          <w:szCs w:val="32"/>
          <w:u w:val="single"/>
        </w:rPr>
      </w:pPr>
      <w:r w:rsidRPr="00BF79C2">
        <w:rPr>
          <w:rFonts w:ascii="Arial" w:hAnsi="Arial" w:cs="Arial"/>
          <w:b/>
          <w:bCs/>
          <w:sz w:val="32"/>
          <w:szCs w:val="32"/>
          <w:u w:val="single"/>
        </w:rPr>
        <w:t>Output Screenshots:-</w:t>
      </w:r>
    </w:p>
    <w:p w14:paraId="45F831BC" w14:textId="77777777" w:rsidR="00D7431D" w:rsidRDefault="00D7431D" w:rsidP="00D7431D">
      <w:pPr>
        <w:rPr>
          <w:rFonts w:ascii="Arial" w:hAnsi="Arial" w:cs="Arial"/>
          <w:b/>
          <w:bCs/>
          <w:sz w:val="32"/>
          <w:szCs w:val="32"/>
          <w:u w:val="single"/>
        </w:rPr>
      </w:pPr>
    </w:p>
    <w:p w14:paraId="5D98D741" w14:textId="77777777" w:rsidR="00D7431D" w:rsidRDefault="00D7431D" w:rsidP="00D7431D">
      <w:pPr>
        <w:rPr>
          <w:rFonts w:ascii="Arial" w:hAnsi="Arial" w:cs="Arial"/>
          <w:b/>
          <w:bCs/>
          <w:sz w:val="32"/>
          <w:szCs w:val="32"/>
          <w:u w:val="single"/>
        </w:rPr>
      </w:pPr>
    </w:p>
    <w:p w14:paraId="4B86D046" w14:textId="77777777" w:rsidR="00D7431D" w:rsidRDefault="00D7431D" w:rsidP="00D7431D">
      <w:pPr>
        <w:rPr>
          <w:rFonts w:ascii="Arial" w:hAnsi="Arial" w:cs="Arial"/>
          <w:b/>
          <w:bCs/>
          <w:sz w:val="32"/>
          <w:szCs w:val="32"/>
          <w:u w:val="single"/>
        </w:rPr>
      </w:pPr>
    </w:p>
    <w:p w14:paraId="0DF0EA58" w14:textId="77777777" w:rsidR="00D7431D" w:rsidRDefault="00D7431D" w:rsidP="00D7431D">
      <w:pPr>
        <w:rPr>
          <w:rFonts w:ascii="Arial" w:hAnsi="Arial" w:cs="Arial"/>
          <w:b/>
          <w:bCs/>
          <w:sz w:val="32"/>
          <w:szCs w:val="32"/>
          <w:u w:val="single"/>
        </w:rPr>
      </w:pPr>
      <w:r>
        <w:rPr>
          <w:rFonts w:ascii="Arial" w:hAnsi="Arial" w:cs="Arial"/>
          <w:b/>
          <w:bCs/>
          <w:noProof/>
          <w:sz w:val="32"/>
          <w:szCs w:val="32"/>
          <w:u w:val="single"/>
          <w:lang w:bidi="mr-IN"/>
        </w:rPr>
        <w:drawing>
          <wp:anchor distT="0" distB="0" distL="114300" distR="114300" simplePos="0" relativeHeight="251659264" behindDoc="0" locked="0" layoutInCell="1" allowOverlap="1" wp14:anchorId="3995759A" wp14:editId="35CD6E7C">
            <wp:simplePos x="0" y="0"/>
            <wp:positionH relativeFrom="column">
              <wp:posOffset>-9525</wp:posOffset>
            </wp:positionH>
            <wp:positionV relativeFrom="paragraph">
              <wp:posOffset>-76200</wp:posOffset>
            </wp:positionV>
            <wp:extent cx="4991100" cy="2708910"/>
            <wp:effectExtent l="1905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l="10577" t="16620" r="18269" b="15493"/>
                    <a:stretch>
                      <a:fillRect/>
                    </a:stretch>
                  </pic:blipFill>
                  <pic:spPr bwMode="auto">
                    <a:xfrm>
                      <a:off x="0" y="0"/>
                      <a:ext cx="4991100" cy="2708910"/>
                    </a:xfrm>
                    <a:prstGeom prst="rect">
                      <a:avLst/>
                    </a:prstGeom>
                    <a:noFill/>
                    <a:ln w="9525">
                      <a:noFill/>
                      <a:miter lim="800000"/>
                      <a:headEnd/>
                      <a:tailEnd/>
                    </a:ln>
                  </pic:spPr>
                </pic:pic>
              </a:graphicData>
            </a:graphic>
          </wp:anchor>
        </w:drawing>
      </w:r>
    </w:p>
    <w:p w14:paraId="6E5AEE6F" w14:textId="77777777" w:rsidR="00D7431D" w:rsidRDefault="00D7431D" w:rsidP="00D7431D">
      <w:pPr>
        <w:rPr>
          <w:rFonts w:ascii="Arial" w:hAnsi="Arial" w:cs="Arial"/>
          <w:b/>
          <w:bCs/>
          <w:sz w:val="32"/>
          <w:szCs w:val="32"/>
          <w:u w:val="single"/>
        </w:rPr>
      </w:pPr>
    </w:p>
    <w:p w14:paraId="317A0891" w14:textId="77777777" w:rsidR="00D7431D" w:rsidRDefault="00D7431D" w:rsidP="00D7431D">
      <w:pPr>
        <w:rPr>
          <w:rFonts w:ascii="Arial" w:hAnsi="Arial" w:cs="Arial"/>
          <w:b/>
          <w:bCs/>
          <w:sz w:val="32"/>
          <w:szCs w:val="32"/>
          <w:u w:val="single"/>
        </w:rPr>
      </w:pPr>
    </w:p>
    <w:p w14:paraId="31A7806A" w14:textId="77777777" w:rsidR="00D7431D" w:rsidRDefault="00D7431D" w:rsidP="00D7431D">
      <w:pPr>
        <w:rPr>
          <w:rFonts w:ascii="Arial" w:hAnsi="Arial" w:cs="Arial"/>
          <w:b/>
          <w:bCs/>
          <w:sz w:val="32"/>
          <w:szCs w:val="32"/>
          <w:u w:val="single"/>
        </w:rPr>
      </w:pPr>
    </w:p>
    <w:p w14:paraId="01F61EE7" w14:textId="77777777" w:rsidR="00D7431D" w:rsidRDefault="00D7431D" w:rsidP="00D7431D">
      <w:pPr>
        <w:rPr>
          <w:rFonts w:ascii="Arial" w:hAnsi="Arial" w:cs="Arial"/>
          <w:b/>
          <w:bCs/>
          <w:sz w:val="32"/>
          <w:szCs w:val="32"/>
          <w:u w:val="single"/>
        </w:rPr>
      </w:pPr>
    </w:p>
    <w:p w14:paraId="5A0C46D4" w14:textId="77777777" w:rsidR="00D7431D" w:rsidRPr="00BF79C2" w:rsidRDefault="00D7431D" w:rsidP="00D7431D">
      <w:pPr>
        <w:rPr>
          <w:rFonts w:ascii="Arial" w:hAnsi="Arial" w:cs="Arial"/>
          <w:b/>
          <w:bCs/>
          <w:sz w:val="32"/>
          <w:szCs w:val="32"/>
          <w:u w:val="single"/>
        </w:rPr>
      </w:pPr>
      <w:r>
        <w:rPr>
          <w:rFonts w:ascii="Arial" w:hAnsi="Arial" w:cs="Arial"/>
          <w:b/>
          <w:bCs/>
          <w:sz w:val="32"/>
          <w:szCs w:val="32"/>
          <w:u w:val="single"/>
        </w:rPr>
        <w:br w:type="textWrapping" w:clear="all"/>
      </w:r>
    </w:p>
    <w:p w14:paraId="240614BA" w14:textId="77777777" w:rsidR="00D7431D" w:rsidRPr="00BD1093" w:rsidRDefault="00D7431D" w:rsidP="00D7431D">
      <w:pPr>
        <w:rPr>
          <w:rFonts w:ascii="Arial" w:hAnsi="Arial" w:cs="Arial"/>
          <w:b/>
          <w:bCs/>
          <w:sz w:val="24"/>
          <w:szCs w:val="24"/>
          <w:u w:val="single"/>
        </w:rPr>
      </w:pPr>
      <w:r w:rsidRPr="00BF79C2">
        <w:rPr>
          <w:rFonts w:ascii="Arial" w:hAnsi="Arial" w:cs="Arial"/>
          <w:b/>
          <w:bCs/>
          <w:sz w:val="32"/>
          <w:szCs w:val="32"/>
          <w:u w:val="single"/>
        </w:rPr>
        <w:t>Conclusion</w:t>
      </w:r>
      <w:proofErr w:type="gramStart"/>
      <w:r w:rsidRPr="00BF79C2">
        <w:rPr>
          <w:rFonts w:ascii="Arial" w:hAnsi="Arial" w:cs="Arial"/>
          <w:b/>
          <w:bCs/>
          <w:sz w:val="32"/>
          <w:szCs w:val="32"/>
          <w:u w:val="single"/>
        </w:rPr>
        <w:t>:-</w:t>
      </w:r>
      <w:proofErr w:type="gramEnd"/>
      <w:r>
        <w:rPr>
          <w:rFonts w:ascii="Arial" w:hAnsi="Arial" w:cs="Arial"/>
          <w:b/>
          <w:bCs/>
          <w:sz w:val="24"/>
          <w:szCs w:val="24"/>
          <w:u w:val="single"/>
        </w:rPr>
        <w:t xml:space="preserve">     </w:t>
      </w:r>
      <w:proofErr w:type="spellStart"/>
      <w:r w:rsidRPr="00BD1093">
        <w:rPr>
          <w:rFonts w:ascii="Arial" w:hAnsi="Arial" w:cs="Arial"/>
          <w:sz w:val="24"/>
          <w:szCs w:val="24"/>
        </w:rPr>
        <w:t>Thus,we</w:t>
      </w:r>
      <w:proofErr w:type="spellEnd"/>
      <w:r w:rsidRPr="00BD1093">
        <w:rPr>
          <w:rFonts w:ascii="Arial" w:hAnsi="Arial" w:cs="Arial"/>
          <w:sz w:val="24"/>
          <w:szCs w:val="24"/>
        </w:rPr>
        <w:t xml:space="preserve"> have studied heap data structure,</w:t>
      </w:r>
    </w:p>
    <w:p w14:paraId="75013153" w14:textId="77777777" w:rsidR="00D7431D" w:rsidRPr="00E12B3C" w:rsidRDefault="00D7431D" w:rsidP="00D7431D">
      <w:pPr>
        <w:jc w:val="center"/>
        <w:rPr>
          <w:rFonts w:ascii="Arial" w:hAnsi="Arial" w:cs="Arial"/>
          <w:b/>
          <w:bCs/>
          <w:color w:val="000000" w:themeColor="text1"/>
          <w:sz w:val="40"/>
          <w:szCs w:val="40"/>
          <w:u w:val="single"/>
        </w:rPr>
      </w:pPr>
      <w:r w:rsidRPr="00E12B3C">
        <w:rPr>
          <w:rFonts w:ascii="Arial" w:hAnsi="Arial" w:cs="Arial"/>
          <w:b/>
          <w:bCs/>
          <w:color w:val="000000" w:themeColor="text1"/>
          <w:sz w:val="40"/>
          <w:szCs w:val="40"/>
          <w:u w:val="single"/>
        </w:rPr>
        <w:lastRenderedPageBreak/>
        <w:t>ASSIGNMENT NO.7.</w:t>
      </w:r>
    </w:p>
    <w:p w14:paraId="49CE302B" w14:textId="77777777" w:rsidR="00D7431D" w:rsidRPr="00E12B3C" w:rsidRDefault="00D7431D" w:rsidP="00D7431D">
      <w:pPr>
        <w:pStyle w:val="Default"/>
        <w:rPr>
          <w:rFonts w:ascii="Arial" w:hAnsi="Arial" w:cs="Arial"/>
          <w:color w:val="000000" w:themeColor="text1"/>
        </w:rPr>
      </w:pPr>
      <w:r w:rsidRPr="00E12B3C">
        <w:rPr>
          <w:rFonts w:ascii="Arial" w:hAnsi="Arial" w:cs="Arial"/>
          <w:b/>
          <w:bCs/>
          <w:color w:val="000000" w:themeColor="text1"/>
          <w:sz w:val="32"/>
          <w:szCs w:val="32"/>
          <w:u w:val="single"/>
        </w:rPr>
        <w:t>Aim :-</w:t>
      </w:r>
      <w:r w:rsidRPr="00E12B3C">
        <w:rPr>
          <w:rFonts w:ascii="Arial" w:hAnsi="Arial" w:cs="Arial"/>
          <w:color w:val="000000" w:themeColor="text1"/>
        </w:rPr>
        <w:t xml:space="preserve">  Insert the keys into a hash table of length m using open addressing using double hashing with h(k)=1+(k mod(m-1)).</w:t>
      </w:r>
      <w:r w:rsidRPr="00E12B3C">
        <w:rPr>
          <w:rFonts w:ascii="Arial" w:hAnsi="Arial" w:cs="Arial"/>
          <w:color w:val="000000" w:themeColor="text1"/>
          <w:sz w:val="22"/>
          <w:szCs w:val="22"/>
        </w:rPr>
        <w:t xml:space="preserve"> </w:t>
      </w:r>
    </w:p>
    <w:p w14:paraId="061AB492" w14:textId="77777777" w:rsidR="00D7431D" w:rsidRPr="00E12B3C" w:rsidRDefault="00D7431D" w:rsidP="00D7431D">
      <w:pPr>
        <w:pStyle w:val="Default"/>
        <w:rPr>
          <w:rFonts w:ascii="Arial" w:hAnsi="Arial" w:cs="Arial"/>
          <w:b/>
          <w:bCs/>
          <w:color w:val="000000" w:themeColor="text1"/>
          <w:sz w:val="32"/>
          <w:szCs w:val="32"/>
          <w:u w:val="single"/>
        </w:rPr>
      </w:pPr>
    </w:p>
    <w:p w14:paraId="498DFB70" w14:textId="77777777" w:rsidR="00D7431D" w:rsidRPr="00E12B3C" w:rsidRDefault="00D7431D" w:rsidP="00D7431D">
      <w:pPr>
        <w:pStyle w:val="Default"/>
        <w:rPr>
          <w:rFonts w:ascii="Arial" w:hAnsi="Arial" w:cs="Arial"/>
          <w:color w:val="000000" w:themeColor="text1"/>
          <w:sz w:val="22"/>
          <w:szCs w:val="22"/>
        </w:rPr>
      </w:pPr>
      <w:r w:rsidRPr="00E12B3C">
        <w:rPr>
          <w:rFonts w:ascii="Arial" w:hAnsi="Arial" w:cs="Arial"/>
          <w:b/>
          <w:bCs/>
          <w:color w:val="000000" w:themeColor="text1"/>
          <w:sz w:val="32"/>
          <w:szCs w:val="32"/>
          <w:u w:val="single"/>
        </w:rPr>
        <w:t>Objective</w:t>
      </w:r>
      <w:proofErr w:type="gramStart"/>
      <w:r w:rsidRPr="00E12B3C">
        <w:rPr>
          <w:rFonts w:ascii="Arial" w:hAnsi="Arial" w:cs="Arial"/>
          <w:b/>
          <w:bCs/>
          <w:color w:val="000000" w:themeColor="text1"/>
          <w:sz w:val="32"/>
          <w:szCs w:val="32"/>
          <w:u w:val="single"/>
        </w:rPr>
        <w:t>:-</w:t>
      </w:r>
      <w:proofErr w:type="gramEnd"/>
      <w:r w:rsidRPr="00E12B3C">
        <w:rPr>
          <w:rFonts w:ascii="Arial" w:hAnsi="Arial" w:cs="Arial"/>
          <w:b/>
          <w:bCs/>
          <w:color w:val="000000" w:themeColor="text1"/>
          <w:sz w:val="32"/>
          <w:szCs w:val="32"/>
          <w:u w:val="single"/>
        </w:rPr>
        <w:t xml:space="preserve"> </w:t>
      </w:r>
      <w:r w:rsidRPr="00E12B3C">
        <w:rPr>
          <w:rFonts w:ascii="Arial" w:hAnsi="Arial" w:cs="Arial"/>
          <w:color w:val="000000" w:themeColor="text1"/>
        </w:rPr>
        <w:t>to study the hashing concept and its techniques.</w:t>
      </w:r>
      <w:r w:rsidRPr="00E12B3C">
        <w:rPr>
          <w:rFonts w:ascii="Arial" w:hAnsi="Arial" w:cs="Arial"/>
          <w:b/>
          <w:bCs/>
          <w:color w:val="000000" w:themeColor="text1"/>
          <w:sz w:val="32"/>
          <w:szCs w:val="32"/>
          <w:u w:val="single"/>
        </w:rPr>
        <w:t xml:space="preserve"> </w:t>
      </w:r>
    </w:p>
    <w:p w14:paraId="66F3CC94" w14:textId="77777777" w:rsidR="00D7431D" w:rsidRPr="00E12B3C" w:rsidRDefault="00D7431D" w:rsidP="00D7431D">
      <w:pPr>
        <w:rPr>
          <w:rFonts w:ascii="Arial" w:hAnsi="Arial" w:cs="Arial"/>
          <w:b/>
          <w:bCs/>
          <w:color w:val="000000" w:themeColor="text1"/>
          <w:sz w:val="32"/>
          <w:szCs w:val="32"/>
          <w:u w:val="single"/>
        </w:rPr>
      </w:pPr>
    </w:p>
    <w:p w14:paraId="31FC4240" w14:textId="77777777" w:rsidR="00D7431D" w:rsidRPr="00E12B3C" w:rsidRDefault="00D7431D" w:rsidP="00D7431D">
      <w:pPr>
        <w:rPr>
          <w:rFonts w:ascii="Arial" w:hAnsi="Arial" w:cs="Arial"/>
          <w:b/>
          <w:bCs/>
          <w:color w:val="000000" w:themeColor="text1"/>
          <w:sz w:val="32"/>
          <w:szCs w:val="32"/>
          <w:u w:val="single"/>
        </w:rPr>
      </w:pPr>
      <w:r w:rsidRPr="00E12B3C">
        <w:rPr>
          <w:rFonts w:ascii="Arial" w:hAnsi="Arial" w:cs="Arial"/>
          <w:b/>
          <w:bCs/>
          <w:color w:val="000000" w:themeColor="text1"/>
          <w:sz w:val="32"/>
          <w:szCs w:val="32"/>
          <w:u w:val="single"/>
        </w:rPr>
        <w:t>Theory:-</w:t>
      </w:r>
    </w:p>
    <w:p w14:paraId="35866E16" w14:textId="77777777" w:rsidR="00D7431D" w:rsidRPr="00E12B3C" w:rsidRDefault="00D7431D" w:rsidP="00D7431D">
      <w:pPr>
        <w:pStyle w:val="NormalWeb"/>
        <w:shd w:val="clear" w:color="auto" w:fill="FFFFFF"/>
        <w:spacing w:before="0" w:beforeAutospacing="0" w:after="0" w:afterAutospacing="0"/>
        <w:textAlignment w:val="baseline"/>
        <w:rPr>
          <w:rStyle w:val="Strong"/>
          <w:rFonts w:ascii="Arial" w:hAnsi="Arial" w:cs="Arial"/>
          <w:color w:val="000000" w:themeColor="text1"/>
          <w:bdr w:val="none" w:sz="0" w:space="0" w:color="auto" w:frame="1"/>
        </w:rPr>
      </w:pPr>
      <w:r w:rsidRPr="00E12B3C">
        <w:rPr>
          <w:rStyle w:val="Strong"/>
          <w:rFonts w:ascii="Arial" w:hAnsi="Arial" w:cs="Arial"/>
          <w:color w:val="000000" w:themeColor="text1"/>
          <w:bdr w:val="none" w:sz="0" w:space="0" w:color="auto" w:frame="1"/>
        </w:rPr>
        <w:t>Open Addressing—</w:t>
      </w:r>
    </w:p>
    <w:p w14:paraId="013A1DDC" w14:textId="77777777" w:rsidR="00D7431D" w:rsidRPr="00E12B3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E12B3C">
        <w:rPr>
          <w:rFonts w:ascii="Arial" w:hAnsi="Arial" w:cs="Arial"/>
          <w:color w:val="000000" w:themeColor="text1"/>
        </w:rPr>
        <w:br/>
        <w:t>Like separate chaining, open addressing is a method for handling collisions. In Open Addressing, all elements are stored in the hash table itself. So at any point, size of the table must be greater than or equal to the total number of keys (Note that we can increase table size by copying old data if needed).</w:t>
      </w:r>
    </w:p>
    <w:p w14:paraId="2D98288F" w14:textId="77777777" w:rsidR="00D7431D" w:rsidRPr="00E12B3C" w:rsidRDefault="00D7431D" w:rsidP="00D7431D">
      <w:pPr>
        <w:pStyle w:val="NormalWeb"/>
        <w:shd w:val="clear" w:color="auto" w:fill="FFFFFF"/>
        <w:spacing w:before="0" w:beforeAutospacing="0" w:after="150" w:afterAutospacing="0"/>
        <w:textAlignment w:val="baseline"/>
        <w:rPr>
          <w:rFonts w:ascii="Arial" w:hAnsi="Arial" w:cs="Arial"/>
          <w:color w:val="000000" w:themeColor="text1"/>
        </w:rPr>
      </w:pPr>
      <w:r w:rsidRPr="00E12B3C">
        <w:rPr>
          <w:rFonts w:ascii="Arial" w:hAnsi="Arial" w:cs="Arial"/>
          <w:color w:val="000000" w:themeColor="text1"/>
        </w:rPr>
        <w:t>Insert(k): Keep probing until an empty slot is found. Once an empty slot is found, insert k.</w:t>
      </w:r>
    </w:p>
    <w:p w14:paraId="4158D329" w14:textId="77777777" w:rsidR="00D7431D" w:rsidRPr="00E12B3C" w:rsidRDefault="00D7431D" w:rsidP="00D7431D">
      <w:pPr>
        <w:pStyle w:val="NormalWeb"/>
        <w:shd w:val="clear" w:color="auto" w:fill="FFFFFF"/>
        <w:spacing w:before="0" w:beforeAutospacing="0" w:after="150" w:afterAutospacing="0"/>
        <w:textAlignment w:val="baseline"/>
        <w:rPr>
          <w:rFonts w:ascii="Arial" w:hAnsi="Arial" w:cs="Arial"/>
          <w:color w:val="000000" w:themeColor="text1"/>
        </w:rPr>
      </w:pPr>
      <w:r w:rsidRPr="00E12B3C">
        <w:rPr>
          <w:rFonts w:ascii="Arial" w:hAnsi="Arial" w:cs="Arial"/>
          <w:color w:val="000000" w:themeColor="text1"/>
        </w:rPr>
        <w:t>Search(k): Keep probing until slot’s key doesn’t become equal to k or an empty slot is reached.</w:t>
      </w:r>
    </w:p>
    <w:p w14:paraId="07A9AFBE" w14:textId="77777777" w:rsidR="00D7431D" w:rsidRPr="00E12B3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r w:rsidRPr="00E12B3C">
        <w:rPr>
          <w:rFonts w:ascii="Arial" w:hAnsi="Arial" w:cs="Arial"/>
          <w:color w:val="000000" w:themeColor="text1"/>
        </w:rPr>
        <w:t>Delete(k): </w:t>
      </w:r>
      <w:r w:rsidRPr="00E12B3C">
        <w:rPr>
          <w:rStyle w:val="Strong"/>
          <w:rFonts w:ascii="Arial" w:hAnsi="Arial" w:cs="Arial"/>
          <w:i/>
          <w:iCs/>
          <w:color w:val="000000" w:themeColor="text1"/>
          <w:bdr w:val="none" w:sz="0" w:space="0" w:color="auto" w:frame="1"/>
        </w:rPr>
        <w:t>Delete operation is interesting</w:t>
      </w:r>
      <w:r w:rsidRPr="00E12B3C">
        <w:rPr>
          <w:rFonts w:ascii="Arial" w:hAnsi="Arial" w:cs="Arial"/>
          <w:color w:val="000000" w:themeColor="text1"/>
        </w:rPr>
        <w:t xml:space="preserve">. If we simply delete a key, then search may fail. </w:t>
      </w:r>
      <w:proofErr w:type="gramStart"/>
      <w:r w:rsidRPr="00E12B3C">
        <w:rPr>
          <w:rFonts w:ascii="Arial" w:hAnsi="Arial" w:cs="Arial"/>
          <w:color w:val="000000" w:themeColor="text1"/>
        </w:rPr>
        <w:t>So slots of deleted keys are marked specially as “deleted”.</w:t>
      </w:r>
      <w:proofErr w:type="gramEnd"/>
      <w:r w:rsidRPr="00E12B3C">
        <w:rPr>
          <w:rFonts w:ascii="Arial" w:hAnsi="Arial" w:cs="Arial"/>
          <w:color w:val="000000" w:themeColor="text1"/>
        </w:rPr>
        <w:br/>
        <w:t>Insert can insert an item in a deleted slot, but the search doesn’t stop at a deleted slot.</w:t>
      </w:r>
    </w:p>
    <w:p w14:paraId="13C7ADBF" w14:textId="77777777" w:rsidR="00D7431D" w:rsidRPr="00E12B3C" w:rsidRDefault="00D7431D" w:rsidP="00D7431D">
      <w:pPr>
        <w:pStyle w:val="NormalWeb"/>
        <w:shd w:val="clear" w:color="auto" w:fill="FFFFFF"/>
        <w:spacing w:before="0" w:beforeAutospacing="0" w:after="0" w:afterAutospacing="0"/>
        <w:textAlignment w:val="baseline"/>
        <w:rPr>
          <w:rFonts w:ascii="Arial" w:hAnsi="Arial" w:cs="Arial"/>
          <w:color w:val="000000" w:themeColor="text1"/>
        </w:rPr>
      </w:pPr>
    </w:p>
    <w:p w14:paraId="6E6121D2" w14:textId="77777777" w:rsidR="00D7431D" w:rsidRPr="006528B6" w:rsidRDefault="00D7431D" w:rsidP="00D7431D">
      <w:pPr>
        <w:shd w:val="clear" w:color="auto" w:fill="FFFFFF"/>
        <w:spacing w:after="150" w:line="240" w:lineRule="auto"/>
        <w:textAlignment w:val="baseline"/>
        <w:rPr>
          <w:rFonts w:ascii="Arial" w:eastAsia="Times New Roman" w:hAnsi="Arial" w:cs="Arial"/>
          <w:color w:val="000000" w:themeColor="text1"/>
          <w:sz w:val="24"/>
          <w:szCs w:val="24"/>
          <w:lang w:bidi="bn-IN"/>
        </w:rPr>
      </w:pPr>
      <w:r w:rsidRPr="006528B6">
        <w:rPr>
          <w:rFonts w:ascii="Arial" w:eastAsia="Times New Roman" w:hAnsi="Arial" w:cs="Arial"/>
          <w:color w:val="000000" w:themeColor="text1"/>
          <w:sz w:val="24"/>
          <w:szCs w:val="24"/>
          <w:lang w:bidi="bn-IN"/>
        </w:rPr>
        <w:t>Open Addressing is done following ways:</w:t>
      </w:r>
    </w:p>
    <w:p w14:paraId="1F5B604A" w14:textId="77777777" w:rsidR="00D7431D" w:rsidRPr="006528B6" w:rsidRDefault="00D7431D" w:rsidP="00D7431D">
      <w:pPr>
        <w:shd w:val="clear" w:color="auto" w:fill="FFFFFF"/>
        <w:spacing w:after="0" w:line="240" w:lineRule="auto"/>
        <w:textAlignment w:val="baseline"/>
        <w:rPr>
          <w:rFonts w:ascii="Arial" w:eastAsia="Times New Roman" w:hAnsi="Arial" w:cs="Arial"/>
          <w:color w:val="000000" w:themeColor="text1"/>
          <w:sz w:val="24"/>
          <w:szCs w:val="24"/>
          <w:lang w:bidi="bn-IN"/>
        </w:rPr>
      </w:pPr>
      <w:r w:rsidRPr="00E12B3C">
        <w:rPr>
          <w:rFonts w:ascii="Arial" w:eastAsia="Times New Roman" w:hAnsi="Arial" w:cs="Arial"/>
          <w:b/>
          <w:bCs/>
          <w:i/>
          <w:iCs/>
          <w:color w:val="000000" w:themeColor="text1"/>
          <w:sz w:val="24"/>
          <w:szCs w:val="24"/>
          <w:lang w:bidi="bn-IN"/>
        </w:rPr>
        <w:t>a) Linear Probing:</w:t>
      </w:r>
      <w:r w:rsidRPr="006528B6">
        <w:rPr>
          <w:rFonts w:ascii="Arial" w:eastAsia="Times New Roman" w:hAnsi="Arial" w:cs="Arial"/>
          <w:color w:val="000000" w:themeColor="text1"/>
          <w:sz w:val="24"/>
          <w:szCs w:val="24"/>
          <w:lang w:bidi="bn-IN"/>
        </w:rPr>
        <w:t> In linear probing, we linearly probe for next slot. For example, typical gap between two probes is 1 as taken in below example also.</w:t>
      </w:r>
      <w:r w:rsidRPr="006528B6">
        <w:rPr>
          <w:rFonts w:ascii="Arial" w:eastAsia="Times New Roman" w:hAnsi="Arial" w:cs="Arial"/>
          <w:color w:val="000000" w:themeColor="text1"/>
          <w:sz w:val="24"/>
          <w:szCs w:val="24"/>
          <w:lang w:bidi="bn-IN"/>
        </w:rPr>
        <w:br/>
        <w:t>let </w:t>
      </w:r>
      <w:r w:rsidRPr="00E12B3C">
        <w:rPr>
          <w:rFonts w:ascii="Arial" w:eastAsia="Times New Roman" w:hAnsi="Arial" w:cs="Arial"/>
          <w:b/>
          <w:bCs/>
          <w:color w:val="000000" w:themeColor="text1"/>
          <w:sz w:val="24"/>
          <w:szCs w:val="24"/>
          <w:lang w:bidi="bn-IN"/>
        </w:rPr>
        <w:t>hash(x)</w:t>
      </w:r>
      <w:r w:rsidRPr="006528B6">
        <w:rPr>
          <w:rFonts w:ascii="Arial" w:eastAsia="Times New Roman" w:hAnsi="Arial" w:cs="Arial"/>
          <w:color w:val="000000" w:themeColor="text1"/>
          <w:sz w:val="24"/>
          <w:szCs w:val="24"/>
          <w:lang w:bidi="bn-IN"/>
        </w:rPr>
        <w:t> be the slot index computed using hash function and </w:t>
      </w:r>
      <w:r w:rsidRPr="00E12B3C">
        <w:rPr>
          <w:rFonts w:ascii="Arial" w:eastAsia="Times New Roman" w:hAnsi="Arial" w:cs="Arial"/>
          <w:b/>
          <w:bCs/>
          <w:color w:val="000000" w:themeColor="text1"/>
          <w:sz w:val="24"/>
          <w:szCs w:val="24"/>
          <w:lang w:bidi="bn-IN"/>
        </w:rPr>
        <w:t>S</w:t>
      </w:r>
      <w:r w:rsidRPr="006528B6">
        <w:rPr>
          <w:rFonts w:ascii="Arial" w:eastAsia="Times New Roman" w:hAnsi="Arial" w:cs="Arial"/>
          <w:color w:val="000000" w:themeColor="text1"/>
          <w:sz w:val="24"/>
          <w:szCs w:val="24"/>
          <w:lang w:bidi="bn-IN"/>
        </w:rPr>
        <w:t> be the table size</w:t>
      </w:r>
    </w:p>
    <w:p w14:paraId="0F89B90C" w14:textId="77777777" w:rsidR="00D7431D" w:rsidRPr="006528B6"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themeColor="text1"/>
          <w:sz w:val="23"/>
          <w:szCs w:val="23"/>
          <w:lang w:bidi="bn-IN"/>
        </w:rPr>
      </w:pPr>
      <w:r w:rsidRPr="006528B6">
        <w:rPr>
          <w:rFonts w:ascii="Consolas" w:eastAsia="Times New Roman" w:hAnsi="Consolas" w:cs="Courier New"/>
          <w:color w:val="000000" w:themeColor="text1"/>
          <w:sz w:val="23"/>
          <w:szCs w:val="23"/>
          <w:lang w:bidi="bn-IN"/>
        </w:rPr>
        <w:t>If slot hash(x) % S is full, then we try (hash(x) + 1) % S</w:t>
      </w:r>
    </w:p>
    <w:p w14:paraId="318CC3BF" w14:textId="77777777" w:rsidR="00D7431D" w:rsidRPr="006528B6"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themeColor="text1"/>
          <w:sz w:val="23"/>
          <w:szCs w:val="23"/>
          <w:lang w:bidi="bn-IN"/>
        </w:rPr>
      </w:pPr>
      <w:r w:rsidRPr="006528B6">
        <w:rPr>
          <w:rFonts w:ascii="Consolas" w:eastAsia="Times New Roman" w:hAnsi="Consolas" w:cs="Courier New"/>
          <w:color w:val="000000" w:themeColor="text1"/>
          <w:sz w:val="23"/>
          <w:szCs w:val="23"/>
          <w:lang w:bidi="bn-IN"/>
        </w:rPr>
        <w:t>If (hash(x) + 1) % S is also full, then we try (hash(x) + 2) % S</w:t>
      </w:r>
    </w:p>
    <w:p w14:paraId="003E4DAF" w14:textId="77777777" w:rsidR="00D7431D" w:rsidRPr="00E12B3C" w:rsidRDefault="00D7431D" w:rsidP="00D7431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000000" w:themeColor="text1"/>
          <w:sz w:val="23"/>
          <w:szCs w:val="23"/>
          <w:lang w:bidi="bn-IN"/>
        </w:rPr>
      </w:pPr>
      <w:r w:rsidRPr="006528B6">
        <w:rPr>
          <w:rFonts w:ascii="Consolas" w:eastAsia="Times New Roman" w:hAnsi="Consolas" w:cs="Courier New"/>
          <w:color w:val="000000" w:themeColor="text1"/>
          <w:sz w:val="23"/>
          <w:szCs w:val="23"/>
          <w:lang w:bidi="bn-IN"/>
        </w:rPr>
        <w:t>If (hash(x) + 2) % S is also full, then we try (hash(x) + 3) % S</w:t>
      </w:r>
    </w:p>
    <w:p w14:paraId="7136D723" w14:textId="77777777" w:rsidR="00D7431D" w:rsidRPr="00E12B3C" w:rsidRDefault="00D7431D" w:rsidP="00D7431D">
      <w:pPr>
        <w:rPr>
          <w:rFonts w:ascii="Arial" w:hAnsi="Arial" w:cs="Arial"/>
          <w:b/>
          <w:bCs/>
          <w:color w:val="000000" w:themeColor="text1"/>
          <w:sz w:val="32"/>
          <w:szCs w:val="32"/>
          <w:u w:val="single"/>
        </w:rPr>
      </w:pPr>
    </w:p>
    <w:p w14:paraId="5FE84C21" w14:textId="77777777" w:rsidR="00D7431D" w:rsidRPr="00E12B3C" w:rsidRDefault="00D7431D" w:rsidP="00D7431D">
      <w:pPr>
        <w:rPr>
          <w:rFonts w:ascii="Arial" w:hAnsi="Arial" w:cs="Arial"/>
          <w:b/>
          <w:bCs/>
          <w:color w:val="000000" w:themeColor="text1"/>
          <w:sz w:val="32"/>
          <w:szCs w:val="32"/>
          <w:u w:val="single"/>
        </w:rPr>
      </w:pPr>
      <w:r w:rsidRPr="00E12B3C">
        <w:rPr>
          <w:rFonts w:ascii="Arial" w:hAnsi="Arial" w:cs="Arial"/>
          <w:b/>
          <w:bCs/>
          <w:color w:val="000000" w:themeColor="text1"/>
          <w:sz w:val="32"/>
          <w:szCs w:val="32"/>
          <w:u w:val="single"/>
        </w:rPr>
        <w:t>Double Hashing:-</w:t>
      </w:r>
    </w:p>
    <w:p w14:paraId="6DBD844C" w14:textId="77777777" w:rsidR="00D7431D" w:rsidRPr="006528B6" w:rsidRDefault="00D7431D" w:rsidP="00D7431D">
      <w:pPr>
        <w:shd w:val="clear" w:color="auto" w:fill="FFFFFF"/>
        <w:spacing w:after="0" w:line="240" w:lineRule="auto"/>
        <w:textAlignment w:val="baseline"/>
        <w:rPr>
          <w:rFonts w:ascii="Arial" w:eastAsia="Times New Roman" w:hAnsi="Arial" w:cs="Arial"/>
          <w:color w:val="000000" w:themeColor="text1"/>
          <w:sz w:val="24"/>
          <w:szCs w:val="24"/>
          <w:lang w:bidi="bn-IN"/>
        </w:rPr>
      </w:pPr>
      <w:r w:rsidRPr="006528B6">
        <w:rPr>
          <w:rFonts w:ascii="Arial" w:eastAsia="Times New Roman" w:hAnsi="Arial" w:cs="Arial"/>
          <w:b/>
          <w:bCs/>
          <w:color w:val="000000" w:themeColor="text1"/>
          <w:sz w:val="24"/>
          <w:szCs w:val="24"/>
          <w:bdr w:val="none" w:sz="0" w:space="0" w:color="auto" w:frame="1"/>
          <w:lang w:bidi="bn-IN"/>
        </w:rPr>
        <w:t>Double hashing</w:t>
      </w:r>
      <w:r w:rsidRPr="006528B6">
        <w:rPr>
          <w:rFonts w:ascii="Arial" w:eastAsia="Times New Roman" w:hAnsi="Arial" w:cs="Arial"/>
          <w:color w:val="000000" w:themeColor="text1"/>
          <w:sz w:val="24"/>
          <w:szCs w:val="24"/>
          <w:lang w:bidi="bn-IN"/>
        </w:rPr>
        <w:t> is a collision resolving technique in </w:t>
      </w:r>
      <w:hyperlink r:id="rId35" w:history="1">
        <w:r w:rsidRPr="00E12B3C">
          <w:rPr>
            <w:rFonts w:ascii="Arial" w:eastAsia="Times New Roman" w:hAnsi="Arial" w:cs="Arial"/>
            <w:b/>
            <w:bCs/>
            <w:color w:val="000000" w:themeColor="text1"/>
            <w:sz w:val="24"/>
            <w:szCs w:val="24"/>
            <w:lang w:bidi="bn-IN"/>
          </w:rPr>
          <w:t>Open Addressed</w:t>
        </w:r>
        <w:r w:rsidRPr="00E12B3C">
          <w:rPr>
            <w:rFonts w:ascii="Arial" w:eastAsia="Times New Roman" w:hAnsi="Arial" w:cs="Arial"/>
            <w:color w:val="000000" w:themeColor="text1"/>
            <w:sz w:val="24"/>
            <w:szCs w:val="24"/>
            <w:lang w:bidi="bn-IN"/>
          </w:rPr>
          <w:t> Hash tables</w:t>
        </w:r>
      </w:hyperlink>
      <w:r w:rsidRPr="006528B6">
        <w:rPr>
          <w:rFonts w:ascii="Arial" w:eastAsia="Times New Roman" w:hAnsi="Arial" w:cs="Arial"/>
          <w:color w:val="000000" w:themeColor="text1"/>
          <w:sz w:val="24"/>
          <w:szCs w:val="24"/>
          <w:lang w:bidi="bn-IN"/>
        </w:rPr>
        <w:t>. Double hashing uses the idea of applying a second hash function to key when a collision occurs.</w:t>
      </w:r>
    </w:p>
    <w:p w14:paraId="1A89508C" w14:textId="77777777" w:rsidR="00D7431D" w:rsidRPr="006528B6" w:rsidRDefault="00D7431D" w:rsidP="00D7431D">
      <w:pPr>
        <w:shd w:val="clear" w:color="auto" w:fill="FAFAFA"/>
        <w:spacing w:line="240" w:lineRule="auto"/>
        <w:textAlignment w:val="baseline"/>
        <w:rPr>
          <w:rFonts w:ascii="Arial" w:eastAsia="Times New Roman" w:hAnsi="Arial" w:cs="Arial"/>
          <w:i/>
          <w:iCs/>
          <w:color w:val="000000" w:themeColor="text1"/>
          <w:sz w:val="24"/>
          <w:szCs w:val="24"/>
          <w:lang w:bidi="bn-IN"/>
        </w:rPr>
      </w:pPr>
      <w:r w:rsidRPr="006528B6">
        <w:rPr>
          <w:rFonts w:ascii="Arial" w:eastAsia="Times New Roman" w:hAnsi="Arial" w:cs="Arial"/>
          <w:i/>
          <w:iCs/>
          <w:color w:val="000000" w:themeColor="text1"/>
          <w:sz w:val="24"/>
          <w:szCs w:val="24"/>
          <w:lang w:bidi="bn-IN"/>
        </w:rPr>
        <w:t>Double hashing can be done using :</w:t>
      </w:r>
      <w:r w:rsidRPr="006528B6">
        <w:rPr>
          <w:rFonts w:ascii="Arial" w:eastAsia="Times New Roman" w:hAnsi="Arial" w:cs="Arial"/>
          <w:i/>
          <w:iCs/>
          <w:color w:val="000000" w:themeColor="text1"/>
          <w:sz w:val="24"/>
          <w:szCs w:val="24"/>
          <w:lang w:bidi="bn-IN"/>
        </w:rPr>
        <w:br/>
      </w:r>
      <w:r w:rsidRPr="00E12B3C">
        <w:rPr>
          <w:rFonts w:ascii="Arial" w:eastAsia="Times New Roman" w:hAnsi="Arial" w:cs="Arial"/>
          <w:b/>
          <w:bCs/>
          <w:i/>
          <w:iCs/>
          <w:color w:val="000000" w:themeColor="text1"/>
          <w:sz w:val="24"/>
          <w:szCs w:val="24"/>
          <w:lang w:bidi="bn-IN"/>
        </w:rPr>
        <w:t>(</w:t>
      </w:r>
      <w:proofErr w:type="gramStart"/>
      <w:r w:rsidRPr="00E12B3C">
        <w:rPr>
          <w:rFonts w:ascii="Arial" w:eastAsia="Times New Roman" w:hAnsi="Arial" w:cs="Arial"/>
          <w:b/>
          <w:bCs/>
          <w:i/>
          <w:iCs/>
          <w:color w:val="000000" w:themeColor="text1"/>
          <w:sz w:val="24"/>
          <w:szCs w:val="24"/>
          <w:lang w:bidi="bn-IN"/>
        </w:rPr>
        <w:t>hash1(</w:t>
      </w:r>
      <w:proofErr w:type="gramEnd"/>
      <w:r w:rsidRPr="00E12B3C">
        <w:rPr>
          <w:rFonts w:ascii="Arial" w:eastAsia="Times New Roman" w:hAnsi="Arial" w:cs="Arial"/>
          <w:b/>
          <w:bCs/>
          <w:i/>
          <w:iCs/>
          <w:color w:val="000000" w:themeColor="text1"/>
          <w:sz w:val="24"/>
          <w:szCs w:val="24"/>
          <w:lang w:bidi="bn-IN"/>
        </w:rPr>
        <w:t>key) + i * hash2(key)) % TABLE_SIZE</w:t>
      </w:r>
      <w:r w:rsidRPr="006528B6">
        <w:rPr>
          <w:rFonts w:ascii="Arial" w:eastAsia="Times New Roman" w:hAnsi="Arial" w:cs="Arial"/>
          <w:i/>
          <w:iCs/>
          <w:color w:val="000000" w:themeColor="text1"/>
          <w:sz w:val="24"/>
          <w:szCs w:val="24"/>
          <w:lang w:bidi="bn-IN"/>
        </w:rPr>
        <w:br/>
        <w:t>Here hash1() and hash2() are hash functions and TABLE_SIZE</w:t>
      </w:r>
      <w:r w:rsidRPr="006528B6">
        <w:rPr>
          <w:rFonts w:ascii="Arial" w:eastAsia="Times New Roman" w:hAnsi="Arial" w:cs="Arial"/>
          <w:i/>
          <w:iCs/>
          <w:color w:val="000000" w:themeColor="text1"/>
          <w:sz w:val="24"/>
          <w:szCs w:val="24"/>
          <w:lang w:bidi="bn-IN"/>
        </w:rPr>
        <w:br/>
      </w:r>
      <w:r w:rsidRPr="006528B6">
        <w:rPr>
          <w:rFonts w:ascii="Arial" w:eastAsia="Times New Roman" w:hAnsi="Arial" w:cs="Arial"/>
          <w:i/>
          <w:iCs/>
          <w:color w:val="000000" w:themeColor="text1"/>
          <w:sz w:val="24"/>
          <w:szCs w:val="24"/>
          <w:lang w:bidi="bn-IN"/>
        </w:rPr>
        <w:lastRenderedPageBreak/>
        <w:t>is size of hash table.</w:t>
      </w:r>
      <w:r w:rsidRPr="006528B6">
        <w:rPr>
          <w:rFonts w:ascii="Arial" w:eastAsia="Times New Roman" w:hAnsi="Arial" w:cs="Arial"/>
          <w:i/>
          <w:iCs/>
          <w:color w:val="000000" w:themeColor="text1"/>
          <w:sz w:val="24"/>
          <w:szCs w:val="24"/>
          <w:lang w:bidi="bn-IN"/>
        </w:rPr>
        <w:br/>
        <w:t>(We repeat by increasing i when collision occurs)</w:t>
      </w:r>
    </w:p>
    <w:p w14:paraId="20E3C4EE" w14:textId="77777777" w:rsidR="00D7431D" w:rsidRPr="006528B6" w:rsidRDefault="00D7431D" w:rsidP="00D7431D">
      <w:pPr>
        <w:shd w:val="clear" w:color="auto" w:fill="FFFFFF"/>
        <w:spacing w:after="150" w:line="240" w:lineRule="auto"/>
        <w:textAlignment w:val="baseline"/>
        <w:rPr>
          <w:rFonts w:ascii="Arial" w:eastAsia="Times New Roman" w:hAnsi="Arial" w:cs="Arial"/>
          <w:color w:val="000000" w:themeColor="text1"/>
          <w:sz w:val="24"/>
          <w:szCs w:val="24"/>
          <w:lang w:bidi="bn-IN"/>
        </w:rPr>
      </w:pPr>
      <w:r w:rsidRPr="006528B6">
        <w:rPr>
          <w:rFonts w:ascii="Arial" w:eastAsia="Times New Roman" w:hAnsi="Arial" w:cs="Arial"/>
          <w:color w:val="000000" w:themeColor="text1"/>
          <w:sz w:val="24"/>
          <w:szCs w:val="24"/>
          <w:lang w:bidi="bn-IN"/>
        </w:rPr>
        <w:t>First hash function is typically hash1(key) = key % TABLE_SIZE</w:t>
      </w:r>
    </w:p>
    <w:p w14:paraId="5D06AF88" w14:textId="77777777" w:rsidR="00D7431D" w:rsidRPr="006528B6" w:rsidRDefault="00D7431D" w:rsidP="00D7431D">
      <w:pPr>
        <w:shd w:val="clear" w:color="auto" w:fill="FFFFFF"/>
        <w:spacing w:after="0" w:line="240" w:lineRule="auto"/>
        <w:textAlignment w:val="baseline"/>
        <w:rPr>
          <w:rFonts w:ascii="Arial" w:eastAsia="Times New Roman" w:hAnsi="Arial" w:cs="Arial"/>
          <w:color w:val="000000" w:themeColor="text1"/>
          <w:sz w:val="24"/>
          <w:szCs w:val="24"/>
          <w:lang w:bidi="bn-IN"/>
        </w:rPr>
      </w:pPr>
      <w:r w:rsidRPr="006528B6">
        <w:rPr>
          <w:rFonts w:ascii="Arial" w:eastAsia="Times New Roman" w:hAnsi="Arial" w:cs="Arial"/>
          <w:color w:val="000000" w:themeColor="text1"/>
          <w:sz w:val="24"/>
          <w:szCs w:val="24"/>
          <w:lang w:bidi="bn-IN"/>
        </w:rPr>
        <w:t xml:space="preserve">A popular second hash function </w:t>
      </w:r>
      <w:proofErr w:type="gramStart"/>
      <w:r w:rsidRPr="006528B6">
        <w:rPr>
          <w:rFonts w:ascii="Arial" w:eastAsia="Times New Roman" w:hAnsi="Arial" w:cs="Arial"/>
          <w:color w:val="000000" w:themeColor="text1"/>
          <w:sz w:val="24"/>
          <w:szCs w:val="24"/>
          <w:lang w:bidi="bn-IN"/>
        </w:rPr>
        <w:t>is :</w:t>
      </w:r>
      <w:proofErr w:type="gramEnd"/>
      <w:r w:rsidRPr="006528B6">
        <w:rPr>
          <w:rFonts w:ascii="Arial" w:eastAsia="Times New Roman" w:hAnsi="Arial" w:cs="Arial"/>
          <w:color w:val="000000" w:themeColor="text1"/>
          <w:sz w:val="24"/>
          <w:szCs w:val="24"/>
          <w:lang w:bidi="bn-IN"/>
        </w:rPr>
        <w:t> </w:t>
      </w:r>
      <w:r w:rsidRPr="00E12B3C">
        <w:rPr>
          <w:rFonts w:ascii="Arial" w:eastAsia="Times New Roman" w:hAnsi="Arial" w:cs="Arial"/>
          <w:b/>
          <w:bCs/>
          <w:color w:val="000000" w:themeColor="text1"/>
          <w:sz w:val="24"/>
          <w:szCs w:val="24"/>
          <w:lang w:bidi="bn-IN"/>
        </w:rPr>
        <w:t>hash2(key) = PRIME – (key % PRIME)</w:t>
      </w:r>
      <w:r w:rsidRPr="006528B6">
        <w:rPr>
          <w:rFonts w:ascii="Arial" w:eastAsia="Times New Roman" w:hAnsi="Arial" w:cs="Arial"/>
          <w:color w:val="000000" w:themeColor="text1"/>
          <w:sz w:val="24"/>
          <w:szCs w:val="24"/>
          <w:lang w:bidi="bn-IN"/>
        </w:rPr>
        <w:t> where PRIME is a prime smaller than the TABLE_SIZE.</w:t>
      </w:r>
    </w:p>
    <w:p w14:paraId="6488E2C6" w14:textId="77777777" w:rsidR="00D7431D" w:rsidRPr="006528B6" w:rsidRDefault="00D7431D" w:rsidP="00D7431D">
      <w:pPr>
        <w:shd w:val="clear" w:color="auto" w:fill="FFFFFF"/>
        <w:spacing w:after="150" w:line="240" w:lineRule="auto"/>
        <w:textAlignment w:val="baseline"/>
        <w:rPr>
          <w:rFonts w:ascii="Arial" w:eastAsia="Times New Roman" w:hAnsi="Arial" w:cs="Arial"/>
          <w:color w:val="000000" w:themeColor="text1"/>
          <w:sz w:val="24"/>
          <w:szCs w:val="24"/>
          <w:lang w:bidi="bn-IN"/>
        </w:rPr>
      </w:pPr>
      <w:r w:rsidRPr="006528B6">
        <w:rPr>
          <w:rFonts w:ascii="Arial" w:eastAsia="Times New Roman" w:hAnsi="Arial" w:cs="Arial"/>
          <w:color w:val="000000" w:themeColor="text1"/>
          <w:sz w:val="24"/>
          <w:szCs w:val="24"/>
          <w:lang w:bidi="bn-IN"/>
        </w:rPr>
        <w:t>A good second Hash function is:</w:t>
      </w:r>
    </w:p>
    <w:p w14:paraId="7270B51F" w14:textId="77777777" w:rsidR="00D7431D" w:rsidRPr="006528B6" w:rsidRDefault="00D7431D" w:rsidP="00D7431D">
      <w:pPr>
        <w:numPr>
          <w:ilvl w:val="0"/>
          <w:numId w:val="6"/>
        </w:numPr>
        <w:shd w:val="clear" w:color="auto" w:fill="FFFFFF"/>
        <w:spacing w:after="0" w:line="240" w:lineRule="auto"/>
        <w:ind w:left="540"/>
        <w:textAlignment w:val="baseline"/>
        <w:rPr>
          <w:rFonts w:ascii="Arial" w:eastAsia="Times New Roman" w:hAnsi="Arial" w:cs="Arial"/>
          <w:color w:val="000000" w:themeColor="text1"/>
          <w:sz w:val="24"/>
          <w:szCs w:val="24"/>
          <w:lang w:bidi="bn-IN"/>
        </w:rPr>
      </w:pPr>
      <w:r w:rsidRPr="006528B6">
        <w:rPr>
          <w:rFonts w:ascii="Arial" w:eastAsia="Times New Roman" w:hAnsi="Arial" w:cs="Arial"/>
          <w:color w:val="000000" w:themeColor="text1"/>
          <w:sz w:val="24"/>
          <w:szCs w:val="24"/>
          <w:lang w:bidi="bn-IN"/>
        </w:rPr>
        <w:t>It must never evaluate to zero</w:t>
      </w:r>
    </w:p>
    <w:p w14:paraId="68E15561" w14:textId="77777777" w:rsidR="00D7431D" w:rsidRPr="00E12B3C" w:rsidRDefault="00D7431D" w:rsidP="00D7431D">
      <w:pPr>
        <w:numPr>
          <w:ilvl w:val="0"/>
          <w:numId w:val="6"/>
        </w:numPr>
        <w:shd w:val="clear" w:color="auto" w:fill="FFFFFF"/>
        <w:spacing w:after="0" w:line="240" w:lineRule="auto"/>
        <w:ind w:left="540"/>
        <w:textAlignment w:val="baseline"/>
        <w:rPr>
          <w:rFonts w:ascii="Arial" w:eastAsia="Times New Roman" w:hAnsi="Arial" w:cs="Arial"/>
          <w:color w:val="000000" w:themeColor="text1"/>
          <w:sz w:val="24"/>
          <w:szCs w:val="24"/>
          <w:lang w:bidi="bn-IN"/>
        </w:rPr>
      </w:pPr>
      <w:r w:rsidRPr="006528B6">
        <w:rPr>
          <w:rFonts w:ascii="Arial" w:eastAsia="Times New Roman" w:hAnsi="Arial" w:cs="Arial"/>
          <w:color w:val="000000" w:themeColor="text1"/>
          <w:sz w:val="24"/>
          <w:szCs w:val="24"/>
          <w:lang w:bidi="bn-IN"/>
        </w:rPr>
        <w:t>Must make sure that all cells can be probed</w:t>
      </w:r>
    </w:p>
    <w:p w14:paraId="27955277" w14:textId="77777777" w:rsidR="00D7431D" w:rsidRPr="00E12B3C" w:rsidRDefault="00D7431D" w:rsidP="00D7431D">
      <w:pPr>
        <w:shd w:val="clear" w:color="auto" w:fill="FFFFFF"/>
        <w:spacing w:after="0" w:line="240" w:lineRule="auto"/>
        <w:ind w:left="540"/>
        <w:textAlignment w:val="baseline"/>
        <w:rPr>
          <w:rFonts w:ascii="Arial" w:eastAsia="Times New Roman" w:hAnsi="Arial" w:cs="Arial"/>
          <w:color w:val="000000" w:themeColor="text1"/>
          <w:sz w:val="24"/>
          <w:szCs w:val="24"/>
          <w:lang w:bidi="bn-IN"/>
        </w:rPr>
      </w:pPr>
    </w:p>
    <w:p w14:paraId="26896C1C" w14:textId="77777777" w:rsidR="00D7431D" w:rsidRPr="00E12B3C" w:rsidRDefault="00D7431D" w:rsidP="00D7431D">
      <w:pPr>
        <w:rPr>
          <w:rFonts w:ascii="Arial" w:hAnsi="Arial" w:cs="Arial"/>
          <w:b/>
          <w:bCs/>
          <w:color w:val="000000" w:themeColor="text1"/>
          <w:sz w:val="32"/>
          <w:szCs w:val="32"/>
          <w:u w:val="single"/>
        </w:rPr>
      </w:pPr>
      <w:r w:rsidRPr="00E12B3C">
        <w:rPr>
          <w:noProof/>
          <w:color w:val="000000" w:themeColor="text1"/>
          <w:lang w:bidi="mr-IN"/>
        </w:rPr>
        <w:drawing>
          <wp:inline distT="0" distB="0" distL="0" distR="0" wp14:anchorId="7CBB27A8" wp14:editId="32ED58FC">
            <wp:extent cx="4600575" cy="4591050"/>
            <wp:effectExtent l="19050" t="0" r="9525" b="0"/>
            <wp:docPr id="16" name="Picture 16" descr="https://cdncontribute.geeksforgeeks.org/wp-content/uploads/double-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double-hash-function.png"/>
                    <pic:cNvPicPr>
                      <a:picLocks noChangeAspect="1" noChangeArrowheads="1"/>
                    </pic:cNvPicPr>
                  </pic:nvPicPr>
                  <pic:blipFill>
                    <a:blip r:embed="rId36"/>
                    <a:srcRect/>
                    <a:stretch>
                      <a:fillRect/>
                    </a:stretch>
                  </pic:blipFill>
                  <pic:spPr bwMode="auto">
                    <a:xfrm>
                      <a:off x="0" y="0"/>
                      <a:ext cx="4600575" cy="4591050"/>
                    </a:xfrm>
                    <a:prstGeom prst="rect">
                      <a:avLst/>
                    </a:prstGeom>
                    <a:noFill/>
                    <a:ln w="9525">
                      <a:noFill/>
                      <a:miter lim="800000"/>
                      <a:headEnd/>
                      <a:tailEnd/>
                    </a:ln>
                  </pic:spPr>
                </pic:pic>
              </a:graphicData>
            </a:graphic>
          </wp:inline>
        </w:drawing>
      </w:r>
    </w:p>
    <w:p w14:paraId="01052F97" w14:textId="77777777" w:rsidR="00D7431D" w:rsidRPr="00E12B3C" w:rsidRDefault="00D7431D" w:rsidP="00D7431D">
      <w:pPr>
        <w:rPr>
          <w:rFonts w:ascii="Arial" w:hAnsi="Arial" w:cs="Arial"/>
          <w:b/>
          <w:bCs/>
          <w:color w:val="000000" w:themeColor="text1"/>
          <w:sz w:val="32"/>
          <w:szCs w:val="32"/>
          <w:u w:val="single"/>
        </w:rPr>
      </w:pPr>
      <w:r w:rsidRPr="00E12B3C">
        <w:rPr>
          <w:rFonts w:ascii="Arial" w:hAnsi="Arial" w:cs="Arial"/>
          <w:b/>
          <w:bCs/>
          <w:color w:val="000000" w:themeColor="text1"/>
          <w:sz w:val="32"/>
          <w:szCs w:val="32"/>
          <w:u w:val="single"/>
        </w:rPr>
        <w:t>Algorithm:-</w:t>
      </w:r>
    </w:p>
    <w:p w14:paraId="3EFF56EC" w14:textId="77777777" w:rsidR="00D7431D" w:rsidRPr="00E12B3C" w:rsidRDefault="00D7431D" w:rsidP="00D7431D">
      <w:pPr>
        <w:rPr>
          <w:rFonts w:ascii="Arial" w:hAnsi="Arial" w:cs="Arial"/>
          <w:b/>
          <w:bCs/>
          <w:color w:val="000000" w:themeColor="text1"/>
          <w:sz w:val="32"/>
          <w:szCs w:val="32"/>
          <w:u w:val="single"/>
        </w:rPr>
      </w:pPr>
    </w:p>
    <w:p w14:paraId="64B675DF" w14:textId="77777777" w:rsidR="00D7431D" w:rsidRPr="00E12B3C" w:rsidRDefault="00D7431D" w:rsidP="00D7431D">
      <w:pPr>
        <w:rPr>
          <w:rFonts w:ascii="Arial" w:hAnsi="Arial" w:cs="Arial"/>
          <w:b/>
          <w:bCs/>
          <w:color w:val="000000" w:themeColor="text1"/>
          <w:sz w:val="32"/>
          <w:szCs w:val="32"/>
          <w:u w:val="single"/>
        </w:rPr>
      </w:pPr>
    </w:p>
    <w:p w14:paraId="46D4E505" w14:textId="77777777" w:rsidR="00D7431D" w:rsidRPr="00E12B3C" w:rsidRDefault="00D7431D" w:rsidP="00D7431D">
      <w:pPr>
        <w:rPr>
          <w:rFonts w:ascii="Arial" w:hAnsi="Arial" w:cs="Arial"/>
          <w:b/>
          <w:bCs/>
          <w:color w:val="000000" w:themeColor="text1"/>
          <w:sz w:val="32"/>
          <w:szCs w:val="32"/>
          <w:u w:val="single"/>
        </w:rPr>
      </w:pPr>
    </w:p>
    <w:p w14:paraId="7062D811" w14:textId="77777777" w:rsidR="00D7431D" w:rsidRPr="00E12B3C" w:rsidRDefault="00D7431D" w:rsidP="00D7431D">
      <w:pPr>
        <w:rPr>
          <w:rFonts w:ascii="Arial" w:hAnsi="Arial" w:cs="Arial"/>
          <w:b/>
          <w:bCs/>
          <w:color w:val="000000" w:themeColor="text1"/>
          <w:sz w:val="32"/>
          <w:szCs w:val="32"/>
          <w:u w:val="single"/>
        </w:rPr>
      </w:pPr>
      <w:r w:rsidRPr="00E12B3C">
        <w:rPr>
          <w:rFonts w:ascii="Arial" w:hAnsi="Arial" w:cs="Arial"/>
          <w:b/>
          <w:bCs/>
          <w:color w:val="000000" w:themeColor="text1"/>
          <w:sz w:val="32"/>
          <w:szCs w:val="32"/>
          <w:u w:val="single"/>
        </w:rPr>
        <w:t>Program Code:-</w:t>
      </w:r>
    </w:p>
    <w:p w14:paraId="1B07E98E"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lastRenderedPageBreak/>
        <w:t>#include &lt;bits/</w:t>
      </w:r>
      <w:proofErr w:type="spellStart"/>
      <w:r w:rsidRPr="00E12B3C">
        <w:rPr>
          <w:rFonts w:ascii="Arial" w:hAnsi="Arial" w:cs="Arial"/>
          <w:color w:val="000000" w:themeColor="text1"/>
          <w:sz w:val="24"/>
          <w:szCs w:val="24"/>
        </w:rPr>
        <w:t>stdc</w:t>
      </w:r>
      <w:proofErr w:type="spellEnd"/>
      <w:r w:rsidRPr="00E12B3C">
        <w:rPr>
          <w:rFonts w:ascii="Arial" w:hAnsi="Arial" w:cs="Arial"/>
          <w:color w:val="000000" w:themeColor="text1"/>
          <w:sz w:val="24"/>
          <w:szCs w:val="24"/>
        </w:rPr>
        <w:t xml:space="preserve">++.h&gt; </w:t>
      </w:r>
    </w:p>
    <w:p w14:paraId="1997BD49"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using namespace std; </w:t>
      </w:r>
    </w:p>
    <w:p w14:paraId="6D45650B"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1A425AC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#define TABLE_SIZE 13 </w:t>
      </w:r>
    </w:p>
    <w:p w14:paraId="7EA20B10"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298F658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#define PRIME 7 </w:t>
      </w:r>
    </w:p>
    <w:p w14:paraId="7D373B5E"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4AED75FD"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class </w:t>
      </w:r>
      <w:proofErr w:type="spellStart"/>
      <w:r w:rsidRPr="00E12B3C">
        <w:rPr>
          <w:rFonts w:ascii="Arial" w:hAnsi="Arial" w:cs="Arial"/>
          <w:color w:val="000000" w:themeColor="text1"/>
          <w:sz w:val="24"/>
          <w:szCs w:val="24"/>
        </w:rPr>
        <w:t>DoubleHash</w:t>
      </w:r>
      <w:proofErr w:type="spellEnd"/>
      <w:r w:rsidRPr="00E12B3C">
        <w:rPr>
          <w:rFonts w:ascii="Arial" w:hAnsi="Arial" w:cs="Arial"/>
          <w:color w:val="000000" w:themeColor="text1"/>
          <w:sz w:val="24"/>
          <w:szCs w:val="24"/>
        </w:rPr>
        <w:t xml:space="preserve"> </w:t>
      </w:r>
    </w:p>
    <w:p w14:paraId="12D45A0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778EA6B1"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 xml:space="preserve">; </w:t>
      </w:r>
    </w:p>
    <w:p w14:paraId="369DC09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curr_size</w:t>
      </w:r>
      <w:proofErr w:type="spellEnd"/>
      <w:r w:rsidRPr="00E12B3C">
        <w:rPr>
          <w:rFonts w:ascii="Arial" w:hAnsi="Arial" w:cs="Arial"/>
          <w:color w:val="000000" w:themeColor="text1"/>
          <w:sz w:val="24"/>
          <w:szCs w:val="24"/>
        </w:rPr>
        <w:t xml:space="preserve">; </w:t>
      </w:r>
    </w:p>
    <w:p w14:paraId="5CF18D02"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39BB7C1D"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public: </w:t>
      </w:r>
    </w:p>
    <w:p w14:paraId="68953E1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407B3B10"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proofErr w:type="gramStart"/>
      <w:r w:rsidRPr="00E12B3C">
        <w:rPr>
          <w:rFonts w:ascii="Arial" w:hAnsi="Arial" w:cs="Arial"/>
          <w:color w:val="000000" w:themeColor="text1"/>
          <w:sz w:val="24"/>
          <w:szCs w:val="24"/>
        </w:rPr>
        <w:t>bool</w:t>
      </w:r>
      <w:proofErr w:type="spellEnd"/>
      <w:proofErr w:type="gram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isFull</w:t>
      </w:r>
      <w:proofErr w:type="spellEnd"/>
      <w:r w:rsidRPr="00E12B3C">
        <w:rPr>
          <w:rFonts w:ascii="Arial" w:hAnsi="Arial" w:cs="Arial"/>
          <w:color w:val="000000" w:themeColor="text1"/>
          <w:sz w:val="24"/>
          <w:szCs w:val="24"/>
        </w:rPr>
        <w:t xml:space="preserve">() </w:t>
      </w:r>
    </w:p>
    <w:p w14:paraId="5295BEAF"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55C132A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6FC17D9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return (</w:t>
      </w:r>
      <w:proofErr w:type="spellStart"/>
      <w:r w:rsidRPr="00E12B3C">
        <w:rPr>
          <w:rFonts w:ascii="Arial" w:hAnsi="Arial" w:cs="Arial"/>
          <w:color w:val="000000" w:themeColor="text1"/>
          <w:sz w:val="24"/>
          <w:szCs w:val="24"/>
        </w:rPr>
        <w:t>curr_size</w:t>
      </w:r>
      <w:proofErr w:type="spellEnd"/>
      <w:r w:rsidRPr="00E12B3C">
        <w:rPr>
          <w:rFonts w:ascii="Arial" w:hAnsi="Arial" w:cs="Arial"/>
          <w:color w:val="000000" w:themeColor="text1"/>
          <w:sz w:val="24"/>
          <w:szCs w:val="24"/>
        </w:rPr>
        <w:t xml:space="preserve"> == TABLE_SIZE); </w:t>
      </w:r>
    </w:p>
    <w:p w14:paraId="6CFC2840"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20A11F2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int hash1(int key) </w:t>
      </w:r>
    </w:p>
    <w:p w14:paraId="6034F767"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6B041B42"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return (key % TABLE_SIZE); </w:t>
      </w:r>
    </w:p>
    <w:p w14:paraId="1796A1F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08CF9B3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1F81EF0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int hash2(int key) </w:t>
      </w:r>
    </w:p>
    <w:p w14:paraId="56BB06C0"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5FFEEA96"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lastRenderedPageBreak/>
        <w:t xml:space="preserve">        return (PRIME - (key % PRIME)); </w:t>
      </w:r>
    </w:p>
    <w:p w14:paraId="517A597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5DC7871E"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4A97760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proofErr w:type="gramStart"/>
      <w:r w:rsidRPr="00E12B3C">
        <w:rPr>
          <w:rFonts w:ascii="Arial" w:hAnsi="Arial" w:cs="Arial"/>
          <w:color w:val="000000" w:themeColor="text1"/>
          <w:sz w:val="24"/>
          <w:szCs w:val="24"/>
        </w:rPr>
        <w:t>DoubleHash</w:t>
      </w:r>
      <w:proofErr w:type="spellEnd"/>
      <w:r w:rsidRPr="00E12B3C">
        <w:rPr>
          <w:rFonts w:ascii="Arial" w:hAnsi="Arial" w:cs="Arial"/>
          <w:color w:val="000000" w:themeColor="text1"/>
          <w:sz w:val="24"/>
          <w:szCs w:val="24"/>
        </w:rPr>
        <w:t>()</w:t>
      </w:r>
      <w:proofErr w:type="gramEnd"/>
      <w:r w:rsidRPr="00E12B3C">
        <w:rPr>
          <w:rFonts w:ascii="Arial" w:hAnsi="Arial" w:cs="Arial"/>
          <w:color w:val="000000" w:themeColor="text1"/>
          <w:sz w:val="24"/>
          <w:szCs w:val="24"/>
        </w:rPr>
        <w:t xml:space="preserve"> </w:t>
      </w:r>
    </w:p>
    <w:p w14:paraId="2F977BC7"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61745297"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proofErr w:type="gramStart"/>
      <w:r w:rsidRPr="00E12B3C">
        <w:rPr>
          <w:rFonts w:ascii="Arial" w:hAnsi="Arial" w:cs="Arial"/>
          <w:color w:val="000000" w:themeColor="text1"/>
          <w:sz w:val="24"/>
          <w:szCs w:val="24"/>
        </w:rPr>
        <w:t>hashTable</w:t>
      </w:r>
      <w:proofErr w:type="spellEnd"/>
      <w:proofErr w:type="gramEnd"/>
      <w:r w:rsidRPr="00E12B3C">
        <w:rPr>
          <w:rFonts w:ascii="Arial" w:hAnsi="Arial" w:cs="Arial"/>
          <w:color w:val="000000" w:themeColor="text1"/>
          <w:sz w:val="24"/>
          <w:szCs w:val="24"/>
        </w:rPr>
        <w:t xml:space="preserve"> = new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[TABLE_SIZE]; </w:t>
      </w:r>
    </w:p>
    <w:p w14:paraId="469147C4"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curr_size</w:t>
      </w:r>
      <w:proofErr w:type="spellEnd"/>
      <w:r w:rsidRPr="00E12B3C">
        <w:rPr>
          <w:rFonts w:ascii="Arial" w:hAnsi="Arial" w:cs="Arial"/>
          <w:color w:val="000000" w:themeColor="text1"/>
          <w:sz w:val="24"/>
          <w:szCs w:val="24"/>
        </w:rPr>
        <w:t xml:space="preserve"> = 0; </w:t>
      </w:r>
    </w:p>
    <w:p w14:paraId="4E7B0D0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for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i=0; i&lt;TABLE_SIZE; i++) </w:t>
      </w:r>
    </w:p>
    <w:p w14:paraId="61AFDC26"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 xml:space="preserve">[i] = -1; </w:t>
      </w:r>
    </w:p>
    <w:p w14:paraId="329D7B64"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5E93802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5BA7FCF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gramStart"/>
      <w:r w:rsidRPr="00E12B3C">
        <w:rPr>
          <w:rFonts w:ascii="Arial" w:hAnsi="Arial" w:cs="Arial"/>
          <w:color w:val="000000" w:themeColor="text1"/>
          <w:sz w:val="24"/>
          <w:szCs w:val="24"/>
        </w:rPr>
        <w:t>void</w:t>
      </w:r>
      <w:proofErr w:type="gram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insertHash</w:t>
      </w:r>
      <w:proofErr w:type="spellEnd"/>
      <w:r w:rsidRPr="00E12B3C">
        <w:rPr>
          <w:rFonts w:ascii="Arial" w:hAnsi="Arial" w:cs="Arial"/>
          <w:color w:val="000000" w:themeColor="text1"/>
          <w:sz w:val="24"/>
          <w:szCs w:val="24"/>
        </w:rPr>
        <w:t>(</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key) </w:t>
      </w:r>
    </w:p>
    <w:p w14:paraId="56A023F6"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58906FD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gramStart"/>
      <w:r w:rsidRPr="00E12B3C">
        <w:rPr>
          <w:rFonts w:ascii="Arial" w:hAnsi="Arial" w:cs="Arial"/>
          <w:color w:val="000000" w:themeColor="text1"/>
          <w:sz w:val="24"/>
          <w:szCs w:val="24"/>
        </w:rPr>
        <w:t>if</w:t>
      </w:r>
      <w:proofErr w:type="gram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isFull</w:t>
      </w:r>
      <w:proofErr w:type="spellEnd"/>
      <w:r w:rsidRPr="00E12B3C">
        <w:rPr>
          <w:rFonts w:ascii="Arial" w:hAnsi="Arial" w:cs="Arial"/>
          <w:color w:val="000000" w:themeColor="text1"/>
          <w:sz w:val="24"/>
          <w:szCs w:val="24"/>
        </w:rPr>
        <w:t xml:space="preserve">()) </w:t>
      </w:r>
    </w:p>
    <w:p w14:paraId="381FF61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return; </w:t>
      </w:r>
    </w:p>
    <w:p w14:paraId="3D304F1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0156AF1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int index = hash1(key); </w:t>
      </w:r>
    </w:p>
    <w:p w14:paraId="75881D1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01D0A80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gramStart"/>
      <w:r w:rsidRPr="00E12B3C">
        <w:rPr>
          <w:rFonts w:ascii="Arial" w:hAnsi="Arial" w:cs="Arial"/>
          <w:color w:val="000000" w:themeColor="text1"/>
          <w:sz w:val="24"/>
          <w:szCs w:val="24"/>
        </w:rPr>
        <w:t>if</w:t>
      </w:r>
      <w:proofErr w:type="gram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 xml:space="preserve">[index] != -1) </w:t>
      </w:r>
    </w:p>
    <w:p w14:paraId="3CCA6A5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3C5F1B26"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int index2 = hash2(key); </w:t>
      </w:r>
    </w:p>
    <w:p w14:paraId="27A1557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i = 1; </w:t>
      </w:r>
    </w:p>
    <w:p w14:paraId="7358E689"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while (1) </w:t>
      </w:r>
    </w:p>
    <w:p w14:paraId="3490FEF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39924AD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newIndex</w:t>
      </w:r>
      <w:proofErr w:type="spellEnd"/>
      <w:r w:rsidRPr="00E12B3C">
        <w:rPr>
          <w:rFonts w:ascii="Arial" w:hAnsi="Arial" w:cs="Arial"/>
          <w:color w:val="000000" w:themeColor="text1"/>
          <w:sz w:val="24"/>
          <w:szCs w:val="24"/>
        </w:rPr>
        <w:t xml:space="preserve"> = (index + i * index2) % </w:t>
      </w:r>
    </w:p>
    <w:p w14:paraId="3C4DA5F2"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TABLE_SIZE; </w:t>
      </w:r>
    </w:p>
    <w:p w14:paraId="09E4033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lastRenderedPageBreak/>
        <w:t xml:space="preserve">  </w:t>
      </w:r>
    </w:p>
    <w:p w14:paraId="0B5C27B4"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if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w:t>
      </w:r>
      <w:proofErr w:type="spellStart"/>
      <w:r w:rsidRPr="00E12B3C">
        <w:rPr>
          <w:rFonts w:ascii="Arial" w:hAnsi="Arial" w:cs="Arial"/>
          <w:color w:val="000000" w:themeColor="text1"/>
          <w:sz w:val="24"/>
          <w:szCs w:val="24"/>
        </w:rPr>
        <w:t>newIndex</w:t>
      </w:r>
      <w:proofErr w:type="spellEnd"/>
      <w:r w:rsidRPr="00E12B3C">
        <w:rPr>
          <w:rFonts w:ascii="Arial" w:hAnsi="Arial" w:cs="Arial"/>
          <w:color w:val="000000" w:themeColor="text1"/>
          <w:sz w:val="24"/>
          <w:szCs w:val="24"/>
        </w:rPr>
        <w:t xml:space="preserve">] == -1) </w:t>
      </w:r>
    </w:p>
    <w:p w14:paraId="696BEC3F"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6C530E24"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w:t>
      </w:r>
      <w:proofErr w:type="spellStart"/>
      <w:r w:rsidRPr="00E12B3C">
        <w:rPr>
          <w:rFonts w:ascii="Arial" w:hAnsi="Arial" w:cs="Arial"/>
          <w:color w:val="000000" w:themeColor="text1"/>
          <w:sz w:val="24"/>
          <w:szCs w:val="24"/>
        </w:rPr>
        <w:t>newIndex</w:t>
      </w:r>
      <w:proofErr w:type="spellEnd"/>
      <w:r w:rsidRPr="00E12B3C">
        <w:rPr>
          <w:rFonts w:ascii="Arial" w:hAnsi="Arial" w:cs="Arial"/>
          <w:color w:val="000000" w:themeColor="text1"/>
          <w:sz w:val="24"/>
          <w:szCs w:val="24"/>
        </w:rPr>
        <w:t xml:space="preserve">] = key; </w:t>
      </w:r>
    </w:p>
    <w:p w14:paraId="49527270"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break; </w:t>
      </w:r>
    </w:p>
    <w:p w14:paraId="7AFD1A29"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5AE1912D"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i++; </w:t>
      </w:r>
    </w:p>
    <w:p w14:paraId="1A8B55F9"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6E6DF72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0BAEF71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5249430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else</w:t>
      </w:r>
    </w:p>
    <w:p w14:paraId="5F9D6D69"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 xml:space="preserve">[index] = key; </w:t>
      </w:r>
    </w:p>
    <w:p w14:paraId="357B3760"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curr_size</w:t>
      </w:r>
      <w:proofErr w:type="spellEnd"/>
      <w:r w:rsidRPr="00E12B3C">
        <w:rPr>
          <w:rFonts w:ascii="Arial" w:hAnsi="Arial" w:cs="Arial"/>
          <w:color w:val="000000" w:themeColor="text1"/>
          <w:sz w:val="24"/>
          <w:szCs w:val="24"/>
        </w:rPr>
        <w:t xml:space="preserve">++; </w:t>
      </w:r>
    </w:p>
    <w:p w14:paraId="53083CB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7E0ED07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19611D3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function to display the hash table </w:t>
      </w:r>
    </w:p>
    <w:p w14:paraId="3DAB47C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gramStart"/>
      <w:r w:rsidRPr="00E12B3C">
        <w:rPr>
          <w:rFonts w:ascii="Arial" w:hAnsi="Arial" w:cs="Arial"/>
          <w:color w:val="000000" w:themeColor="text1"/>
          <w:sz w:val="24"/>
          <w:szCs w:val="24"/>
        </w:rPr>
        <w:t>void</w:t>
      </w:r>
      <w:proofErr w:type="gram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displayHash</w:t>
      </w:r>
      <w:proofErr w:type="spellEnd"/>
      <w:r w:rsidRPr="00E12B3C">
        <w:rPr>
          <w:rFonts w:ascii="Arial" w:hAnsi="Arial" w:cs="Arial"/>
          <w:color w:val="000000" w:themeColor="text1"/>
          <w:sz w:val="24"/>
          <w:szCs w:val="24"/>
        </w:rPr>
        <w:t xml:space="preserve">() </w:t>
      </w:r>
    </w:p>
    <w:p w14:paraId="6EECC9D2"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0D07702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for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i = 0; i &lt; TABLE_SIZE; i++) </w:t>
      </w:r>
    </w:p>
    <w:p w14:paraId="7166738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026B5A24"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gramStart"/>
      <w:r w:rsidRPr="00E12B3C">
        <w:rPr>
          <w:rFonts w:ascii="Arial" w:hAnsi="Arial" w:cs="Arial"/>
          <w:color w:val="000000" w:themeColor="text1"/>
          <w:sz w:val="24"/>
          <w:szCs w:val="24"/>
        </w:rPr>
        <w:t>if</w:t>
      </w:r>
      <w:proofErr w:type="gramEnd"/>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 xml:space="preserve">[i] != -1) </w:t>
      </w:r>
    </w:p>
    <w:p w14:paraId="6B6DC4DB"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cout</w:t>
      </w:r>
      <w:proofErr w:type="spellEnd"/>
      <w:r w:rsidRPr="00E12B3C">
        <w:rPr>
          <w:rFonts w:ascii="Arial" w:hAnsi="Arial" w:cs="Arial"/>
          <w:color w:val="000000" w:themeColor="text1"/>
          <w:sz w:val="24"/>
          <w:szCs w:val="24"/>
        </w:rPr>
        <w:t xml:space="preserve"> &lt;&lt; i &lt;&lt; " --&gt; "</w:t>
      </w:r>
    </w:p>
    <w:p w14:paraId="6D260516"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&lt;&lt; </w:t>
      </w:r>
      <w:proofErr w:type="spellStart"/>
      <w:r w:rsidRPr="00E12B3C">
        <w:rPr>
          <w:rFonts w:ascii="Arial" w:hAnsi="Arial" w:cs="Arial"/>
          <w:color w:val="000000" w:themeColor="text1"/>
          <w:sz w:val="24"/>
          <w:szCs w:val="24"/>
        </w:rPr>
        <w:t>hashTable</w:t>
      </w:r>
      <w:proofErr w:type="spellEnd"/>
      <w:r w:rsidRPr="00E12B3C">
        <w:rPr>
          <w:rFonts w:ascii="Arial" w:hAnsi="Arial" w:cs="Arial"/>
          <w:color w:val="000000" w:themeColor="text1"/>
          <w:sz w:val="24"/>
          <w:szCs w:val="24"/>
        </w:rPr>
        <w:t xml:space="preserve">[i] &lt;&lt; </w:t>
      </w:r>
      <w:proofErr w:type="spellStart"/>
      <w:r w:rsidRPr="00E12B3C">
        <w:rPr>
          <w:rFonts w:ascii="Arial" w:hAnsi="Arial" w:cs="Arial"/>
          <w:color w:val="000000" w:themeColor="text1"/>
          <w:sz w:val="24"/>
          <w:szCs w:val="24"/>
        </w:rPr>
        <w:t>endl</w:t>
      </w:r>
      <w:proofErr w:type="spellEnd"/>
      <w:r w:rsidRPr="00E12B3C">
        <w:rPr>
          <w:rFonts w:ascii="Arial" w:hAnsi="Arial" w:cs="Arial"/>
          <w:color w:val="000000" w:themeColor="text1"/>
          <w:sz w:val="24"/>
          <w:szCs w:val="24"/>
        </w:rPr>
        <w:t xml:space="preserve">; </w:t>
      </w:r>
    </w:p>
    <w:p w14:paraId="669E13C0"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else</w:t>
      </w:r>
    </w:p>
    <w:p w14:paraId="5968A934"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cout</w:t>
      </w:r>
      <w:proofErr w:type="spellEnd"/>
      <w:r w:rsidRPr="00E12B3C">
        <w:rPr>
          <w:rFonts w:ascii="Arial" w:hAnsi="Arial" w:cs="Arial"/>
          <w:color w:val="000000" w:themeColor="text1"/>
          <w:sz w:val="24"/>
          <w:szCs w:val="24"/>
        </w:rPr>
        <w:t xml:space="preserve"> &lt;&lt; i &lt;&lt; </w:t>
      </w:r>
      <w:proofErr w:type="spellStart"/>
      <w:r w:rsidRPr="00E12B3C">
        <w:rPr>
          <w:rFonts w:ascii="Arial" w:hAnsi="Arial" w:cs="Arial"/>
          <w:color w:val="000000" w:themeColor="text1"/>
          <w:sz w:val="24"/>
          <w:szCs w:val="24"/>
        </w:rPr>
        <w:t>endl</w:t>
      </w:r>
      <w:proofErr w:type="spellEnd"/>
      <w:r w:rsidRPr="00E12B3C">
        <w:rPr>
          <w:rFonts w:ascii="Arial" w:hAnsi="Arial" w:cs="Arial"/>
          <w:color w:val="000000" w:themeColor="text1"/>
          <w:sz w:val="24"/>
          <w:szCs w:val="24"/>
        </w:rPr>
        <w:t xml:space="preserve">; </w:t>
      </w:r>
    </w:p>
    <w:p w14:paraId="1F3024C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w:t>
      </w:r>
    </w:p>
    <w:p w14:paraId="14FFCDE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lastRenderedPageBreak/>
        <w:t xml:space="preserve">    } </w:t>
      </w:r>
    </w:p>
    <w:p w14:paraId="348B923A"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69759D7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60263192"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Driver's code </w:t>
      </w:r>
    </w:p>
    <w:p w14:paraId="3448A45A" w14:textId="77777777" w:rsidR="00D7431D" w:rsidRPr="00E12B3C" w:rsidRDefault="00D7431D" w:rsidP="00D7431D">
      <w:pPr>
        <w:rPr>
          <w:rFonts w:ascii="Arial" w:hAnsi="Arial" w:cs="Arial"/>
          <w:color w:val="000000" w:themeColor="text1"/>
          <w:sz w:val="24"/>
          <w:szCs w:val="24"/>
        </w:rPr>
      </w:pPr>
      <w:proofErr w:type="gramStart"/>
      <w:r w:rsidRPr="00E12B3C">
        <w:rPr>
          <w:rFonts w:ascii="Arial" w:hAnsi="Arial" w:cs="Arial"/>
          <w:color w:val="000000" w:themeColor="text1"/>
          <w:sz w:val="24"/>
          <w:szCs w:val="24"/>
        </w:rPr>
        <w:t>int</w:t>
      </w:r>
      <w:proofErr w:type="gramEnd"/>
      <w:r w:rsidRPr="00E12B3C">
        <w:rPr>
          <w:rFonts w:ascii="Arial" w:hAnsi="Arial" w:cs="Arial"/>
          <w:color w:val="000000" w:themeColor="text1"/>
          <w:sz w:val="24"/>
          <w:szCs w:val="24"/>
        </w:rPr>
        <w:t xml:space="preserve"> main() </w:t>
      </w:r>
    </w:p>
    <w:p w14:paraId="61D5E344"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657C87F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7579B80B"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gramStart"/>
      <w:r w:rsidRPr="00E12B3C">
        <w:rPr>
          <w:rFonts w:ascii="Arial" w:hAnsi="Arial" w:cs="Arial"/>
          <w:color w:val="000000" w:themeColor="text1"/>
          <w:sz w:val="24"/>
          <w:szCs w:val="24"/>
        </w:rPr>
        <w:t>int</w:t>
      </w:r>
      <w:proofErr w:type="gramEnd"/>
      <w:r w:rsidRPr="00E12B3C">
        <w:rPr>
          <w:rFonts w:ascii="Arial" w:hAnsi="Arial" w:cs="Arial"/>
          <w:color w:val="000000" w:themeColor="text1"/>
          <w:sz w:val="24"/>
          <w:szCs w:val="24"/>
        </w:rPr>
        <w:t xml:space="preserve"> a[] = {19, 27, 36, 10, 64}; </w:t>
      </w:r>
    </w:p>
    <w:p w14:paraId="5996749B"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proofErr w:type="gramStart"/>
      <w:r w:rsidRPr="00E12B3C">
        <w:rPr>
          <w:rFonts w:ascii="Arial" w:hAnsi="Arial" w:cs="Arial"/>
          <w:color w:val="000000" w:themeColor="text1"/>
          <w:sz w:val="24"/>
          <w:szCs w:val="24"/>
        </w:rPr>
        <w:t>int</w:t>
      </w:r>
      <w:proofErr w:type="spellEnd"/>
      <w:proofErr w:type="gramEnd"/>
      <w:r w:rsidRPr="00E12B3C">
        <w:rPr>
          <w:rFonts w:ascii="Arial" w:hAnsi="Arial" w:cs="Arial"/>
          <w:color w:val="000000" w:themeColor="text1"/>
          <w:sz w:val="24"/>
          <w:szCs w:val="24"/>
        </w:rPr>
        <w:t xml:space="preserve"> n = </w:t>
      </w:r>
      <w:proofErr w:type="spellStart"/>
      <w:r w:rsidRPr="00E12B3C">
        <w:rPr>
          <w:rFonts w:ascii="Arial" w:hAnsi="Arial" w:cs="Arial"/>
          <w:color w:val="000000" w:themeColor="text1"/>
          <w:sz w:val="24"/>
          <w:szCs w:val="24"/>
        </w:rPr>
        <w:t>sizeof</w:t>
      </w:r>
      <w:proofErr w:type="spellEnd"/>
      <w:r w:rsidRPr="00E12B3C">
        <w:rPr>
          <w:rFonts w:ascii="Arial" w:hAnsi="Arial" w:cs="Arial"/>
          <w:color w:val="000000" w:themeColor="text1"/>
          <w:sz w:val="24"/>
          <w:szCs w:val="24"/>
        </w:rPr>
        <w:t>(a)/</w:t>
      </w:r>
      <w:proofErr w:type="spellStart"/>
      <w:r w:rsidRPr="00E12B3C">
        <w:rPr>
          <w:rFonts w:ascii="Arial" w:hAnsi="Arial" w:cs="Arial"/>
          <w:color w:val="000000" w:themeColor="text1"/>
          <w:sz w:val="24"/>
          <w:szCs w:val="24"/>
        </w:rPr>
        <w:t>sizeof</w:t>
      </w:r>
      <w:proofErr w:type="spellEnd"/>
      <w:r w:rsidRPr="00E12B3C">
        <w:rPr>
          <w:rFonts w:ascii="Arial" w:hAnsi="Arial" w:cs="Arial"/>
          <w:color w:val="000000" w:themeColor="text1"/>
          <w:sz w:val="24"/>
          <w:szCs w:val="24"/>
        </w:rPr>
        <w:t xml:space="preserve">(a[0]); </w:t>
      </w:r>
    </w:p>
    <w:p w14:paraId="7C044CD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cout</w:t>
      </w:r>
      <w:proofErr w:type="spellEnd"/>
      <w:r w:rsidRPr="00E12B3C">
        <w:rPr>
          <w:rFonts w:ascii="Arial" w:hAnsi="Arial" w:cs="Arial"/>
          <w:color w:val="000000" w:themeColor="text1"/>
          <w:sz w:val="24"/>
          <w:szCs w:val="24"/>
        </w:rPr>
        <w:t>&lt;&lt;"inserted elements in hash table are as follows:";</w:t>
      </w:r>
    </w:p>
    <w:p w14:paraId="4C0437C8"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inserting keys into hash table </w:t>
      </w:r>
    </w:p>
    <w:p w14:paraId="58DCDAAE"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r w:rsidRPr="00E12B3C">
        <w:rPr>
          <w:rFonts w:ascii="Arial" w:hAnsi="Arial" w:cs="Arial"/>
          <w:color w:val="000000" w:themeColor="text1"/>
          <w:sz w:val="24"/>
          <w:szCs w:val="24"/>
        </w:rPr>
        <w:t>DoubleHash</w:t>
      </w:r>
      <w:proofErr w:type="spellEnd"/>
      <w:r w:rsidRPr="00E12B3C">
        <w:rPr>
          <w:rFonts w:ascii="Arial" w:hAnsi="Arial" w:cs="Arial"/>
          <w:color w:val="000000" w:themeColor="text1"/>
          <w:sz w:val="24"/>
          <w:szCs w:val="24"/>
        </w:rPr>
        <w:t xml:space="preserve"> h; </w:t>
      </w:r>
    </w:p>
    <w:p w14:paraId="2BBE3C0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for (</w:t>
      </w:r>
      <w:proofErr w:type="spellStart"/>
      <w:r w:rsidRPr="00E12B3C">
        <w:rPr>
          <w:rFonts w:ascii="Arial" w:hAnsi="Arial" w:cs="Arial"/>
          <w:color w:val="000000" w:themeColor="text1"/>
          <w:sz w:val="24"/>
          <w:szCs w:val="24"/>
        </w:rPr>
        <w:t>int</w:t>
      </w:r>
      <w:proofErr w:type="spellEnd"/>
      <w:r w:rsidRPr="00E12B3C">
        <w:rPr>
          <w:rFonts w:ascii="Arial" w:hAnsi="Arial" w:cs="Arial"/>
          <w:color w:val="000000" w:themeColor="text1"/>
          <w:sz w:val="24"/>
          <w:szCs w:val="24"/>
        </w:rPr>
        <w:t xml:space="preserve"> i = 0; i &lt; n; i++) </w:t>
      </w:r>
    </w:p>
    <w:p w14:paraId="3C127559"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proofErr w:type="gramStart"/>
      <w:r w:rsidRPr="00E12B3C">
        <w:rPr>
          <w:rFonts w:ascii="Arial" w:hAnsi="Arial" w:cs="Arial"/>
          <w:color w:val="000000" w:themeColor="text1"/>
          <w:sz w:val="24"/>
          <w:szCs w:val="24"/>
        </w:rPr>
        <w:t>h.insertHash</w:t>
      </w:r>
      <w:proofErr w:type="spellEnd"/>
      <w:r w:rsidRPr="00E12B3C">
        <w:rPr>
          <w:rFonts w:ascii="Arial" w:hAnsi="Arial" w:cs="Arial"/>
          <w:color w:val="000000" w:themeColor="text1"/>
          <w:sz w:val="24"/>
          <w:szCs w:val="24"/>
        </w:rPr>
        <w:t>(</w:t>
      </w:r>
      <w:proofErr w:type="gramEnd"/>
      <w:r w:rsidRPr="00E12B3C">
        <w:rPr>
          <w:rFonts w:ascii="Arial" w:hAnsi="Arial" w:cs="Arial"/>
          <w:color w:val="000000" w:themeColor="text1"/>
          <w:sz w:val="24"/>
          <w:szCs w:val="24"/>
        </w:rPr>
        <w:t xml:space="preserve">a[i]); </w:t>
      </w:r>
    </w:p>
    <w:p w14:paraId="2B2C9AC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
    <w:p w14:paraId="693A3D53"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 display the hash Table </w:t>
      </w:r>
    </w:p>
    <w:p w14:paraId="7A4F771C"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w:t>
      </w:r>
      <w:proofErr w:type="spellStart"/>
      <w:proofErr w:type="gramStart"/>
      <w:r w:rsidRPr="00E12B3C">
        <w:rPr>
          <w:rFonts w:ascii="Arial" w:hAnsi="Arial" w:cs="Arial"/>
          <w:color w:val="000000" w:themeColor="text1"/>
          <w:sz w:val="24"/>
          <w:szCs w:val="24"/>
        </w:rPr>
        <w:t>h.displayHash</w:t>
      </w:r>
      <w:proofErr w:type="spellEnd"/>
      <w:r w:rsidRPr="00E12B3C">
        <w:rPr>
          <w:rFonts w:ascii="Arial" w:hAnsi="Arial" w:cs="Arial"/>
          <w:color w:val="000000" w:themeColor="text1"/>
          <w:sz w:val="24"/>
          <w:szCs w:val="24"/>
        </w:rPr>
        <w:t>(</w:t>
      </w:r>
      <w:proofErr w:type="gramEnd"/>
      <w:r w:rsidRPr="00E12B3C">
        <w:rPr>
          <w:rFonts w:ascii="Arial" w:hAnsi="Arial" w:cs="Arial"/>
          <w:color w:val="000000" w:themeColor="text1"/>
          <w:sz w:val="24"/>
          <w:szCs w:val="24"/>
        </w:rPr>
        <w:t xml:space="preserve">); </w:t>
      </w:r>
    </w:p>
    <w:p w14:paraId="559964D5"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 xml:space="preserve">    return 0; </w:t>
      </w:r>
    </w:p>
    <w:p w14:paraId="78BE1C5D" w14:textId="77777777" w:rsidR="00D7431D" w:rsidRPr="00E12B3C" w:rsidRDefault="00D7431D" w:rsidP="00D7431D">
      <w:pPr>
        <w:rPr>
          <w:rFonts w:ascii="Arial" w:hAnsi="Arial" w:cs="Arial"/>
          <w:color w:val="000000" w:themeColor="text1"/>
          <w:sz w:val="24"/>
          <w:szCs w:val="24"/>
        </w:rPr>
      </w:pPr>
      <w:r w:rsidRPr="00E12B3C">
        <w:rPr>
          <w:rFonts w:ascii="Arial" w:hAnsi="Arial" w:cs="Arial"/>
          <w:color w:val="000000" w:themeColor="text1"/>
          <w:sz w:val="24"/>
          <w:szCs w:val="24"/>
        </w:rPr>
        <w:t>}</w:t>
      </w:r>
    </w:p>
    <w:p w14:paraId="30530596" w14:textId="77777777" w:rsidR="00D7431D" w:rsidRPr="00E12B3C" w:rsidRDefault="00D7431D" w:rsidP="00D7431D">
      <w:pPr>
        <w:rPr>
          <w:rFonts w:ascii="Arial" w:hAnsi="Arial" w:cs="Arial"/>
          <w:b/>
          <w:bCs/>
          <w:color w:val="000000" w:themeColor="text1"/>
          <w:sz w:val="32"/>
          <w:szCs w:val="32"/>
          <w:u w:val="single"/>
        </w:rPr>
      </w:pPr>
      <w:r w:rsidRPr="00E12B3C">
        <w:rPr>
          <w:rFonts w:ascii="Arial" w:hAnsi="Arial" w:cs="Arial"/>
          <w:b/>
          <w:bCs/>
          <w:color w:val="000000" w:themeColor="text1"/>
          <w:sz w:val="32"/>
          <w:szCs w:val="32"/>
          <w:u w:val="single"/>
        </w:rPr>
        <w:t>Output Screenshots:-</w:t>
      </w:r>
    </w:p>
    <w:p w14:paraId="7C0A113F" w14:textId="77777777" w:rsidR="00D7431D" w:rsidRPr="00E12B3C" w:rsidRDefault="00D7431D" w:rsidP="00D7431D">
      <w:pPr>
        <w:rPr>
          <w:rFonts w:ascii="Arial" w:hAnsi="Arial" w:cs="Arial"/>
          <w:b/>
          <w:bCs/>
          <w:color w:val="000000" w:themeColor="text1"/>
          <w:sz w:val="32"/>
          <w:szCs w:val="32"/>
          <w:u w:val="single"/>
        </w:rPr>
      </w:pPr>
      <w:r w:rsidRPr="00E12B3C">
        <w:rPr>
          <w:rFonts w:ascii="Arial" w:hAnsi="Arial" w:cs="Arial"/>
          <w:b/>
          <w:bCs/>
          <w:noProof/>
          <w:color w:val="000000" w:themeColor="text1"/>
          <w:sz w:val="32"/>
          <w:szCs w:val="32"/>
          <w:u w:val="single"/>
          <w:lang w:bidi="mr-IN"/>
        </w:rPr>
        <w:lastRenderedPageBreak/>
        <w:drawing>
          <wp:inline distT="0" distB="0" distL="0" distR="0" wp14:anchorId="567B8640" wp14:editId="5BDA22C2">
            <wp:extent cx="5943600" cy="334164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944A236" w14:textId="77777777" w:rsidR="00D7431D" w:rsidRPr="00E12B3C" w:rsidRDefault="00D7431D" w:rsidP="00D7431D">
      <w:pPr>
        <w:rPr>
          <w:rFonts w:ascii="Arial" w:hAnsi="Arial" w:cs="Arial"/>
          <w:color w:val="000000" w:themeColor="text1"/>
          <w:sz w:val="24"/>
          <w:szCs w:val="24"/>
        </w:rPr>
      </w:pPr>
      <w:r w:rsidRPr="00E12B3C">
        <w:rPr>
          <w:rFonts w:ascii="Arial" w:hAnsi="Arial" w:cs="Arial"/>
          <w:b/>
          <w:bCs/>
          <w:color w:val="000000" w:themeColor="text1"/>
          <w:sz w:val="32"/>
          <w:szCs w:val="32"/>
          <w:u w:val="single"/>
        </w:rPr>
        <w:t>Conclusion</w:t>
      </w:r>
      <w:proofErr w:type="gramStart"/>
      <w:r w:rsidRPr="00E12B3C">
        <w:rPr>
          <w:rFonts w:ascii="Arial" w:hAnsi="Arial" w:cs="Arial"/>
          <w:b/>
          <w:bCs/>
          <w:color w:val="000000" w:themeColor="text1"/>
          <w:sz w:val="32"/>
          <w:szCs w:val="32"/>
          <w:u w:val="single"/>
        </w:rPr>
        <w:t>:-</w:t>
      </w:r>
      <w:proofErr w:type="gramEnd"/>
      <w:r w:rsidRPr="00E12B3C">
        <w:rPr>
          <w:rFonts w:ascii="Arial" w:hAnsi="Arial" w:cs="Arial"/>
          <w:b/>
          <w:bCs/>
          <w:color w:val="000000" w:themeColor="text1"/>
          <w:sz w:val="32"/>
          <w:szCs w:val="32"/>
          <w:u w:val="single"/>
        </w:rPr>
        <w:t xml:space="preserve"> </w:t>
      </w:r>
      <w:proofErr w:type="spellStart"/>
      <w:r w:rsidRPr="00E12B3C">
        <w:rPr>
          <w:rFonts w:ascii="Arial" w:hAnsi="Arial" w:cs="Arial"/>
          <w:color w:val="000000" w:themeColor="text1"/>
          <w:sz w:val="24"/>
          <w:szCs w:val="24"/>
        </w:rPr>
        <w:t>Thus,we</w:t>
      </w:r>
      <w:proofErr w:type="spellEnd"/>
      <w:r w:rsidRPr="00E12B3C">
        <w:rPr>
          <w:rFonts w:ascii="Arial" w:hAnsi="Arial" w:cs="Arial"/>
          <w:color w:val="000000" w:themeColor="text1"/>
          <w:sz w:val="24"/>
          <w:szCs w:val="24"/>
        </w:rPr>
        <w:t xml:space="preserve"> have studied double hashing and hashing technique.</w:t>
      </w:r>
    </w:p>
    <w:p w14:paraId="490FC310" w14:textId="77777777" w:rsidR="00D7431D" w:rsidRPr="00E12B3C" w:rsidRDefault="00D7431D" w:rsidP="00D7431D">
      <w:pPr>
        <w:rPr>
          <w:rFonts w:ascii="Arial" w:hAnsi="Arial" w:cs="Arial"/>
          <w:color w:val="000000" w:themeColor="text1"/>
        </w:rPr>
      </w:pPr>
    </w:p>
    <w:p w14:paraId="79E3F137" w14:textId="77777777" w:rsidR="00D7431D" w:rsidRPr="000D3221" w:rsidRDefault="00D7431D" w:rsidP="00D7431D">
      <w:pPr>
        <w:jc w:val="center"/>
        <w:rPr>
          <w:rFonts w:ascii="Arial" w:hAnsi="Arial" w:cs="Arial"/>
          <w:b/>
          <w:bCs/>
          <w:sz w:val="40"/>
          <w:szCs w:val="40"/>
          <w:u w:val="single"/>
        </w:rPr>
      </w:pPr>
      <w:r>
        <w:rPr>
          <w:rFonts w:ascii="Arial" w:hAnsi="Arial" w:cs="Arial"/>
          <w:b/>
          <w:bCs/>
          <w:sz w:val="40"/>
          <w:szCs w:val="40"/>
          <w:u w:val="single"/>
        </w:rPr>
        <w:t>ASSIGNMENT NO.8.</w:t>
      </w:r>
    </w:p>
    <w:p w14:paraId="38A9C3FE" w14:textId="77777777" w:rsidR="00D7431D" w:rsidRPr="000D3221" w:rsidRDefault="00D7431D" w:rsidP="00D7431D">
      <w:pPr>
        <w:pStyle w:val="Default"/>
        <w:rPr>
          <w:rFonts w:ascii="Arial" w:hAnsi="Arial" w:cs="Arial"/>
          <w:color w:val="auto"/>
        </w:rPr>
      </w:pPr>
      <w:proofErr w:type="gramStart"/>
      <w:r w:rsidRPr="000D3221">
        <w:rPr>
          <w:rFonts w:ascii="Arial" w:hAnsi="Arial" w:cs="Arial"/>
          <w:b/>
          <w:bCs/>
          <w:sz w:val="32"/>
          <w:szCs w:val="32"/>
          <w:u w:val="single"/>
        </w:rPr>
        <w:t>Aim :-</w:t>
      </w:r>
      <w:proofErr w:type="gramEnd"/>
      <w:r w:rsidRPr="000D3221">
        <w:rPr>
          <w:rFonts w:ascii="Arial" w:hAnsi="Arial" w:cs="Arial"/>
          <w:sz w:val="28"/>
          <w:szCs w:val="28"/>
          <w:u w:val="single"/>
        </w:rPr>
        <w:t xml:space="preserve"> </w:t>
      </w:r>
      <w:r w:rsidRPr="000D3221">
        <w:rPr>
          <w:rFonts w:ascii="Arial" w:hAnsi="Arial" w:cs="Arial"/>
          <w:color w:val="auto"/>
        </w:rPr>
        <w:tab/>
      </w:r>
      <w:r w:rsidRPr="000D3221">
        <w:rPr>
          <w:rFonts w:ascii="Arial" w:hAnsi="Arial" w:cs="Arial"/>
        </w:rPr>
        <w:t xml:space="preserve">Department maintains a student information. The file contains roll number, name, division and address. Allow user to add, delete information of student. Display information of particular employee. If record of student does not exist an appropriate message is displayed. If it is, then the system displays the student </w:t>
      </w:r>
    </w:p>
    <w:p w14:paraId="63D0A83C" w14:textId="77777777" w:rsidR="00D7431D" w:rsidRPr="000D3221" w:rsidRDefault="00D7431D" w:rsidP="00D7431D">
      <w:pPr>
        <w:rPr>
          <w:rFonts w:ascii="Arial" w:hAnsi="Arial" w:cs="Arial"/>
          <w:b/>
          <w:bCs/>
          <w:sz w:val="32"/>
          <w:szCs w:val="32"/>
          <w:u w:val="single"/>
        </w:rPr>
      </w:pPr>
    </w:p>
    <w:p w14:paraId="56D2F224" w14:textId="77777777" w:rsidR="00D7431D" w:rsidRPr="000D3221" w:rsidRDefault="00D7431D" w:rsidP="00D7431D">
      <w:pPr>
        <w:rPr>
          <w:rFonts w:ascii="Arial" w:hAnsi="Arial" w:cs="Arial"/>
          <w:b/>
          <w:bCs/>
          <w:sz w:val="32"/>
          <w:szCs w:val="32"/>
          <w:u w:val="single"/>
        </w:rPr>
      </w:pPr>
      <w:r w:rsidRPr="000D3221">
        <w:rPr>
          <w:rFonts w:ascii="Arial" w:hAnsi="Arial" w:cs="Arial"/>
          <w:b/>
          <w:bCs/>
          <w:sz w:val="32"/>
          <w:szCs w:val="32"/>
          <w:u w:val="single"/>
        </w:rPr>
        <w:t>Objective</w:t>
      </w:r>
      <w:proofErr w:type="gramStart"/>
      <w:r w:rsidRPr="000D3221">
        <w:rPr>
          <w:rFonts w:ascii="Arial" w:hAnsi="Arial" w:cs="Arial"/>
          <w:b/>
          <w:bCs/>
          <w:sz w:val="32"/>
          <w:szCs w:val="32"/>
          <w:u w:val="single"/>
        </w:rPr>
        <w:t>:-</w:t>
      </w:r>
      <w:proofErr w:type="gramEnd"/>
      <w:r w:rsidRPr="000D3221">
        <w:rPr>
          <w:rFonts w:ascii="Arial" w:hAnsi="Arial" w:cs="Arial"/>
          <w:sz w:val="24"/>
          <w:szCs w:val="24"/>
        </w:rPr>
        <w:t xml:space="preserve"> To study the different data structure concepts to implement this program.</w:t>
      </w:r>
      <w:r w:rsidRPr="000D3221">
        <w:rPr>
          <w:rFonts w:ascii="Arial" w:hAnsi="Arial" w:cs="Arial"/>
          <w:b/>
          <w:bCs/>
          <w:sz w:val="32"/>
          <w:szCs w:val="32"/>
          <w:u w:val="single"/>
        </w:rPr>
        <w:t xml:space="preserve"> </w:t>
      </w:r>
    </w:p>
    <w:p w14:paraId="75A041F1" w14:textId="77777777" w:rsidR="00D7431D" w:rsidRPr="000D3221" w:rsidRDefault="00D7431D" w:rsidP="00D7431D">
      <w:pPr>
        <w:rPr>
          <w:rFonts w:ascii="Arial" w:hAnsi="Arial" w:cs="Arial"/>
          <w:b/>
          <w:bCs/>
          <w:sz w:val="32"/>
          <w:szCs w:val="32"/>
          <w:u w:val="single"/>
        </w:rPr>
      </w:pPr>
    </w:p>
    <w:p w14:paraId="200EA5DA" w14:textId="77777777" w:rsidR="00D7431D" w:rsidRPr="000D3221" w:rsidRDefault="00D7431D" w:rsidP="00D7431D">
      <w:pPr>
        <w:rPr>
          <w:rFonts w:ascii="Arial" w:hAnsi="Arial" w:cs="Arial"/>
          <w:b/>
          <w:bCs/>
          <w:color w:val="000000" w:themeColor="text1"/>
          <w:sz w:val="24"/>
          <w:szCs w:val="24"/>
          <w:u w:val="single"/>
        </w:rPr>
      </w:pPr>
      <w:r w:rsidRPr="000D3221">
        <w:rPr>
          <w:rFonts w:ascii="Arial" w:hAnsi="Arial" w:cs="Arial"/>
          <w:b/>
          <w:bCs/>
          <w:sz w:val="32"/>
          <w:szCs w:val="32"/>
          <w:u w:val="single"/>
        </w:rPr>
        <w:t xml:space="preserve">Theory:- </w:t>
      </w:r>
    </w:p>
    <w:p w14:paraId="6CFD53DD" w14:textId="77777777" w:rsidR="00D7431D" w:rsidRPr="000D3221" w:rsidRDefault="00D7431D" w:rsidP="00D7431D">
      <w:pPr>
        <w:spacing w:after="300" w:line="240" w:lineRule="auto"/>
        <w:outlineLvl w:val="0"/>
        <w:rPr>
          <w:rFonts w:ascii="Arial" w:eastAsia="Times New Roman" w:hAnsi="Arial" w:cs="Arial"/>
          <w:b/>
          <w:bCs/>
          <w:color w:val="000000" w:themeColor="text1"/>
          <w:kern w:val="36"/>
          <w:sz w:val="24"/>
          <w:szCs w:val="24"/>
          <w:lang w:bidi="bn-IN"/>
        </w:rPr>
      </w:pPr>
      <w:r w:rsidRPr="000D3221">
        <w:rPr>
          <w:rFonts w:ascii="Arial" w:eastAsia="Times New Roman" w:hAnsi="Arial" w:cs="Arial"/>
          <w:b/>
          <w:bCs/>
          <w:color w:val="000000" w:themeColor="text1"/>
          <w:kern w:val="36"/>
          <w:sz w:val="24"/>
          <w:szCs w:val="24"/>
          <w:lang w:bidi="bn-IN"/>
        </w:rPr>
        <w:t>Input/output formatting</w:t>
      </w:r>
    </w:p>
    <w:p w14:paraId="4D8743EA"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Writing to or reading from a file is similar to writing onto a terminal screen or reading from a keyboard. Differences are:</w:t>
      </w:r>
    </w:p>
    <w:p w14:paraId="594540F2" w14:textId="77777777" w:rsidR="00D7431D" w:rsidRPr="000D3221" w:rsidRDefault="00D7431D" w:rsidP="00D7431D">
      <w:pPr>
        <w:numPr>
          <w:ilvl w:val="0"/>
          <w:numId w:val="7"/>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lastRenderedPageBreak/>
        <w:t>File must be opened with an OPEN statement, in which the unit number and (optionally) the filename are given</w:t>
      </w:r>
    </w:p>
    <w:p w14:paraId="50D9750E" w14:textId="77777777" w:rsidR="00D7431D" w:rsidRPr="000D3221" w:rsidRDefault="00D7431D" w:rsidP="00D7431D">
      <w:pPr>
        <w:numPr>
          <w:ilvl w:val="0"/>
          <w:numId w:val="7"/>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Subsequent writes (or reads) must refer to a known unit number (used for open)</w:t>
      </w:r>
    </w:p>
    <w:p w14:paraId="416C7E91" w14:textId="77777777" w:rsidR="00D7431D" w:rsidRPr="000D3221" w:rsidRDefault="00D7431D" w:rsidP="00D7431D">
      <w:pPr>
        <w:numPr>
          <w:ilvl w:val="0"/>
          <w:numId w:val="7"/>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File should be closed at the end</w:t>
      </w:r>
    </w:p>
    <w:p w14:paraId="7A404A67" w14:textId="77777777" w:rsidR="00D7431D" w:rsidRPr="000D3221" w:rsidRDefault="00D7431D" w:rsidP="00D7431D">
      <w:pPr>
        <w:spacing w:after="300" w:line="240" w:lineRule="auto"/>
        <w:outlineLvl w:val="0"/>
        <w:rPr>
          <w:rFonts w:ascii="Arial" w:eastAsia="Times New Roman" w:hAnsi="Arial" w:cs="Arial"/>
          <w:b/>
          <w:bCs/>
          <w:color w:val="000000" w:themeColor="text1"/>
          <w:kern w:val="36"/>
          <w:sz w:val="24"/>
          <w:szCs w:val="24"/>
          <w:lang w:bidi="bn-IN"/>
        </w:rPr>
      </w:pPr>
      <w:r w:rsidRPr="000D3221">
        <w:rPr>
          <w:rFonts w:ascii="Arial" w:eastAsia="Times New Roman" w:hAnsi="Arial" w:cs="Arial"/>
          <w:b/>
          <w:bCs/>
          <w:color w:val="000000" w:themeColor="text1"/>
          <w:kern w:val="36"/>
          <w:sz w:val="24"/>
          <w:szCs w:val="24"/>
          <w:lang w:bidi="bn-IN"/>
        </w:rPr>
        <w:t>File opening and closing</w:t>
      </w:r>
    </w:p>
    <w:p w14:paraId="0F73476F"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br/>
        <w:t>The syntax is:</w:t>
      </w:r>
    </w:p>
    <w:p w14:paraId="54882419"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OPEN(</w:t>
      </w:r>
      <w:proofErr w:type="gramEnd"/>
      <w:r w:rsidRPr="000D3221">
        <w:rPr>
          <w:rFonts w:ascii="Arial" w:eastAsia="Times New Roman" w:hAnsi="Arial" w:cs="Arial"/>
          <w:color w:val="000000" w:themeColor="text1"/>
          <w:sz w:val="24"/>
          <w:szCs w:val="24"/>
          <w:lang w:bidi="bn-IN"/>
        </w:rPr>
        <w:t>[unit=]</w:t>
      </w:r>
      <w:proofErr w:type="spellStart"/>
      <w:r w:rsidRPr="000D3221">
        <w:rPr>
          <w:rFonts w:ascii="Arial" w:eastAsia="Times New Roman" w:hAnsi="Arial" w:cs="Arial"/>
          <w:color w:val="000000" w:themeColor="text1"/>
          <w:sz w:val="24"/>
          <w:szCs w:val="24"/>
          <w:lang w:bidi="bn-IN"/>
        </w:rPr>
        <w:t>lunit,file</w:t>
      </w:r>
      <w:proofErr w:type="spellEnd"/>
      <w:r w:rsidRPr="000D3221">
        <w:rPr>
          <w:rFonts w:ascii="Arial" w:eastAsia="Times New Roman" w:hAnsi="Arial" w:cs="Arial"/>
          <w:color w:val="000000" w:themeColor="text1"/>
          <w:sz w:val="24"/>
          <w:szCs w:val="24"/>
          <w:lang w:bidi="bn-IN"/>
        </w:rPr>
        <w:t>='name' [,options])</w:t>
      </w:r>
    </w:p>
    <w:p w14:paraId="05DDA475"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CLOSE(</w:t>
      </w:r>
      <w:proofErr w:type="gramEnd"/>
      <w:r w:rsidRPr="000D3221">
        <w:rPr>
          <w:rFonts w:ascii="Arial" w:eastAsia="Times New Roman" w:hAnsi="Arial" w:cs="Arial"/>
          <w:color w:val="000000" w:themeColor="text1"/>
          <w:sz w:val="24"/>
          <w:szCs w:val="24"/>
          <w:lang w:bidi="bn-IN"/>
        </w:rPr>
        <w:t>[unit=]</w:t>
      </w:r>
      <w:proofErr w:type="spellStart"/>
      <w:r w:rsidRPr="000D3221">
        <w:rPr>
          <w:rFonts w:ascii="Arial" w:eastAsia="Times New Roman" w:hAnsi="Arial" w:cs="Arial"/>
          <w:color w:val="000000" w:themeColor="text1"/>
          <w:sz w:val="24"/>
          <w:szCs w:val="24"/>
          <w:lang w:bidi="bn-IN"/>
        </w:rPr>
        <w:t>lunit</w:t>
      </w:r>
      <w:proofErr w:type="spellEnd"/>
      <w:r w:rsidRPr="000D3221">
        <w:rPr>
          <w:rFonts w:ascii="Arial" w:eastAsia="Times New Roman" w:hAnsi="Arial" w:cs="Arial"/>
          <w:color w:val="000000" w:themeColor="text1"/>
          <w:sz w:val="24"/>
          <w:szCs w:val="24"/>
          <w:lang w:bidi="bn-IN"/>
        </w:rPr>
        <w:t xml:space="preserve"> [,options])</w:t>
      </w:r>
    </w:p>
    <w:p w14:paraId="22FADA06"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For example:</w:t>
      </w:r>
    </w:p>
    <w:p w14:paraId="0C8AD087"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OPEN(</w:t>
      </w:r>
      <w:proofErr w:type="gramEnd"/>
      <w:r w:rsidRPr="000D3221">
        <w:rPr>
          <w:rFonts w:ascii="Arial" w:eastAsia="Times New Roman" w:hAnsi="Arial" w:cs="Arial"/>
          <w:color w:val="000000" w:themeColor="text1"/>
          <w:sz w:val="24"/>
          <w:szCs w:val="24"/>
          <w:lang w:bidi="bn-IN"/>
        </w:rPr>
        <w:t>10, file='output.dat', status='new')</w:t>
      </w:r>
    </w:p>
    <w:p w14:paraId="446E954C"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CLOSE(</w:t>
      </w:r>
      <w:proofErr w:type="gramEnd"/>
      <w:r w:rsidRPr="000D3221">
        <w:rPr>
          <w:rFonts w:ascii="Arial" w:eastAsia="Times New Roman" w:hAnsi="Arial" w:cs="Arial"/>
          <w:color w:val="000000" w:themeColor="text1"/>
          <w:sz w:val="24"/>
          <w:szCs w:val="24"/>
          <w:lang w:bidi="bn-IN"/>
        </w:rPr>
        <w:t>unit=10)</w:t>
      </w:r>
    </w:p>
    <w:p w14:paraId="61625EAC" w14:textId="77777777" w:rsidR="00D7431D" w:rsidRPr="000D3221" w:rsidRDefault="00D7431D" w:rsidP="00D7431D">
      <w:pPr>
        <w:numPr>
          <w:ilvl w:val="0"/>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The first parameter is the unit number and the keyword unit= can be omitted.</w:t>
      </w:r>
    </w:p>
    <w:p w14:paraId="15D6D310" w14:textId="77777777" w:rsidR="00D7431D" w:rsidRPr="000D3221" w:rsidRDefault="00D7431D" w:rsidP="00D7431D">
      <w:pPr>
        <w:numPr>
          <w:ilvl w:val="0"/>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The unit numbers 0,5 and 6 are predefined.</w:t>
      </w:r>
    </w:p>
    <w:p w14:paraId="6D6BD9D6"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0 is output for standard (system) error messages</w:t>
      </w:r>
    </w:p>
    <w:p w14:paraId="5D90DC74"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5 is for standard (user) input</w:t>
      </w:r>
    </w:p>
    <w:p w14:paraId="196635C5"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6 is for standard (user) output</w:t>
      </w:r>
    </w:p>
    <w:p w14:paraId="01298210"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These units are opened by default and should not be re-opened nor closed by users</w:t>
      </w:r>
    </w:p>
    <w:p w14:paraId="306F5BD5"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br/>
        <w:t>Some options for opening a file:</w:t>
      </w:r>
    </w:p>
    <w:p w14:paraId="3B22C0D0"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status: existence of the file ('old', 'new', 'replace', 'scratch', 'unknown')</w:t>
      </w:r>
    </w:p>
    <w:p w14:paraId="3F4BC703"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position: offset, where to start writing ('append')</w:t>
      </w:r>
    </w:p>
    <w:p w14:paraId="591E9F58"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action: file operation mode ('write','read','</w:t>
      </w:r>
      <w:proofErr w:type="spellStart"/>
      <w:r w:rsidRPr="000D3221">
        <w:rPr>
          <w:rFonts w:ascii="Arial" w:eastAsia="Times New Roman" w:hAnsi="Arial" w:cs="Arial"/>
          <w:color w:val="000000" w:themeColor="text1"/>
          <w:sz w:val="24"/>
          <w:szCs w:val="24"/>
          <w:lang w:bidi="bn-IN"/>
        </w:rPr>
        <w:t>readwrite</w:t>
      </w:r>
      <w:proofErr w:type="spellEnd"/>
      <w:r w:rsidRPr="000D3221">
        <w:rPr>
          <w:rFonts w:ascii="Arial" w:eastAsia="Times New Roman" w:hAnsi="Arial" w:cs="Arial"/>
          <w:color w:val="000000" w:themeColor="text1"/>
          <w:sz w:val="24"/>
          <w:szCs w:val="24"/>
          <w:lang w:bidi="bn-IN"/>
        </w:rPr>
        <w:t>')</w:t>
      </w:r>
    </w:p>
    <w:p w14:paraId="06D3EA55"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form: text or binary file ('formatted', 'unformatted')</w:t>
      </w:r>
    </w:p>
    <w:p w14:paraId="0AD17FEC"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access: direct or sequential file access ('</w:t>
      </w:r>
      <w:proofErr w:type="spellStart"/>
      <w:r w:rsidRPr="000D3221">
        <w:rPr>
          <w:rFonts w:ascii="Arial" w:eastAsia="Times New Roman" w:hAnsi="Arial" w:cs="Arial"/>
          <w:color w:val="000000" w:themeColor="text1"/>
          <w:sz w:val="24"/>
          <w:szCs w:val="24"/>
          <w:lang w:bidi="bn-IN"/>
        </w:rPr>
        <w:t>direct','sequential','stream</w:t>
      </w:r>
      <w:proofErr w:type="spellEnd"/>
      <w:r w:rsidRPr="000D3221">
        <w:rPr>
          <w:rFonts w:ascii="Arial" w:eastAsia="Times New Roman" w:hAnsi="Arial" w:cs="Arial"/>
          <w:color w:val="000000" w:themeColor="text1"/>
          <w:sz w:val="24"/>
          <w:szCs w:val="24"/>
          <w:lang w:bidi="bn-IN"/>
        </w:rPr>
        <w:t>')</w:t>
      </w:r>
    </w:p>
    <w:p w14:paraId="22252753"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proofErr w:type="spellStart"/>
      <w:r w:rsidRPr="000D3221">
        <w:rPr>
          <w:rFonts w:ascii="Arial" w:eastAsia="Times New Roman" w:hAnsi="Arial" w:cs="Arial"/>
          <w:color w:val="000000" w:themeColor="text1"/>
          <w:sz w:val="24"/>
          <w:szCs w:val="24"/>
          <w:lang w:bidi="bn-IN"/>
        </w:rPr>
        <w:t>iostat</w:t>
      </w:r>
      <w:proofErr w:type="spellEnd"/>
      <w:r w:rsidRPr="000D3221">
        <w:rPr>
          <w:rFonts w:ascii="Arial" w:eastAsia="Times New Roman" w:hAnsi="Arial" w:cs="Arial"/>
          <w:color w:val="000000" w:themeColor="text1"/>
          <w:sz w:val="24"/>
          <w:szCs w:val="24"/>
          <w:lang w:bidi="bn-IN"/>
        </w:rPr>
        <w:t>: error indicator, (output) integer (</w:t>
      </w:r>
      <w:proofErr w:type="spellStart"/>
      <w:r w:rsidRPr="000D3221">
        <w:rPr>
          <w:rFonts w:ascii="Arial" w:eastAsia="Times New Roman" w:hAnsi="Arial" w:cs="Arial"/>
          <w:color w:val="000000" w:themeColor="text1"/>
          <w:sz w:val="24"/>
          <w:szCs w:val="24"/>
          <w:lang w:bidi="bn-IN"/>
        </w:rPr>
        <w:t>non zero</w:t>
      </w:r>
      <w:proofErr w:type="spellEnd"/>
      <w:r w:rsidRPr="000D3221">
        <w:rPr>
          <w:rFonts w:ascii="Arial" w:eastAsia="Times New Roman" w:hAnsi="Arial" w:cs="Arial"/>
          <w:color w:val="000000" w:themeColor="text1"/>
          <w:sz w:val="24"/>
          <w:szCs w:val="24"/>
          <w:lang w:bidi="bn-IN"/>
        </w:rPr>
        <w:t xml:space="preserve"> only upon an error)</w:t>
      </w:r>
    </w:p>
    <w:p w14:paraId="06626389"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err: the label number to jump upon error</w:t>
      </w:r>
    </w:p>
    <w:p w14:paraId="07914415"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proofErr w:type="spellStart"/>
      <w:r w:rsidRPr="000D3221">
        <w:rPr>
          <w:rFonts w:ascii="Arial" w:eastAsia="Times New Roman" w:hAnsi="Arial" w:cs="Arial"/>
          <w:color w:val="000000" w:themeColor="text1"/>
          <w:sz w:val="24"/>
          <w:szCs w:val="24"/>
          <w:lang w:bidi="bn-IN"/>
        </w:rPr>
        <w:t>recl</w:t>
      </w:r>
      <w:proofErr w:type="spellEnd"/>
      <w:r w:rsidRPr="000D3221">
        <w:rPr>
          <w:rFonts w:ascii="Arial" w:eastAsia="Times New Roman" w:hAnsi="Arial" w:cs="Arial"/>
          <w:color w:val="000000" w:themeColor="text1"/>
          <w:sz w:val="24"/>
          <w:szCs w:val="24"/>
          <w:lang w:bidi="bn-IN"/>
        </w:rPr>
        <w:t>: record length, (input) integer for direct access files only. Be careful, it can be in bytes or words...</w:t>
      </w:r>
    </w:p>
    <w:p w14:paraId="6AED8DC7" w14:textId="77777777" w:rsidR="00D7431D" w:rsidRDefault="00D7431D" w:rsidP="00D7431D">
      <w:pPr>
        <w:rPr>
          <w:rFonts w:ascii="Arial" w:hAnsi="Arial" w:cs="Arial"/>
          <w:b/>
          <w:bCs/>
          <w:sz w:val="32"/>
          <w:szCs w:val="32"/>
          <w:u w:val="single"/>
        </w:rPr>
      </w:pPr>
      <w:r w:rsidRPr="000D3221">
        <w:rPr>
          <w:rFonts w:ascii="Arial" w:hAnsi="Arial" w:cs="Arial"/>
          <w:b/>
          <w:bCs/>
          <w:sz w:val="32"/>
          <w:szCs w:val="32"/>
          <w:u w:val="single"/>
        </w:rPr>
        <w:t>Algorithm:-</w:t>
      </w:r>
    </w:p>
    <w:p w14:paraId="3664F551" w14:textId="77777777" w:rsidR="00D7431D" w:rsidRDefault="00D7431D" w:rsidP="00D7431D">
      <w:pPr>
        <w:rPr>
          <w:rFonts w:ascii="Arial" w:hAnsi="Arial" w:cs="Arial"/>
          <w:b/>
          <w:bCs/>
          <w:sz w:val="32"/>
          <w:szCs w:val="32"/>
          <w:u w:val="single"/>
        </w:rPr>
      </w:pPr>
    </w:p>
    <w:p w14:paraId="5A23FF2A" w14:textId="77777777" w:rsidR="00D7431D" w:rsidRDefault="00D7431D" w:rsidP="00D7431D">
      <w:r>
        <w:t xml:space="preserve">1. Take the count of number of students from the user </w:t>
      </w:r>
    </w:p>
    <w:p w14:paraId="3200C6D3" w14:textId="77777777" w:rsidR="00D7431D" w:rsidRDefault="00D7431D" w:rsidP="00D7431D">
      <w:r>
        <w:t xml:space="preserve">2. Make an array of object of the student class which stores the information of the students </w:t>
      </w:r>
    </w:p>
    <w:p w14:paraId="62D85AF3" w14:textId="77777777" w:rsidR="00D7431D" w:rsidRDefault="00D7431D" w:rsidP="00D7431D">
      <w:r>
        <w:lastRenderedPageBreak/>
        <w:t xml:space="preserve">3. Open a file by using the </w:t>
      </w:r>
      <w:proofErr w:type="spellStart"/>
      <w:r>
        <w:t>ofstream</w:t>
      </w:r>
      <w:proofErr w:type="spellEnd"/>
      <w:r>
        <w:t xml:space="preserve"> object</w:t>
      </w:r>
    </w:p>
    <w:p w14:paraId="2126155D" w14:textId="77777777" w:rsidR="00D7431D" w:rsidRDefault="00D7431D" w:rsidP="00D7431D">
      <w:r>
        <w:t xml:space="preserve"> 4. Take the information of the student from the user and write it to the file</w:t>
      </w:r>
    </w:p>
    <w:p w14:paraId="4D0E58A4" w14:textId="77777777" w:rsidR="00D7431D" w:rsidRDefault="00D7431D" w:rsidP="00D7431D">
      <w:r>
        <w:t xml:space="preserve"> 5. User can perform 1.Search 2.Delete 3.Display operations</w:t>
      </w:r>
    </w:p>
    <w:p w14:paraId="3A6B6CD6" w14:textId="77777777" w:rsidR="00D7431D" w:rsidRPr="00DD6BCE" w:rsidRDefault="00D7431D" w:rsidP="00D7431D">
      <w:pPr>
        <w:rPr>
          <w:b/>
          <w:bCs/>
          <w:i/>
          <w:iCs/>
        </w:rPr>
      </w:pPr>
      <w:r>
        <w:t xml:space="preserve"> </w:t>
      </w:r>
      <w:r w:rsidRPr="00DD6BCE">
        <w:rPr>
          <w:b/>
          <w:bCs/>
          <w:i/>
          <w:iCs/>
          <w:sz w:val="24"/>
          <w:szCs w:val="24"/>
        </w:rPr>
        <w:t xml:space="preserve">6. For Search </w:t>
      </w:r>
    </w:p>
    <w:p w14:paraId="463B1EBD" w14:textId="77777777" w:rsidR="00D7431D" w:rsidRDefault="00D7431D" w:rsidP="00D7431D">
      <w:r>
        <w:t xml:space="preserve">1.Input the Roll number to be searched </w:t>
      </w:r>
    </w:p>
    <w:p w14:paraId="6517200F" w14:textId="77777777" w:rsidR="00D7431D" w:rsidRDefault="00D7431D" w:rsidP="00D7431D">
      <w:r>
        <w:t xml:space="preserve">2. Open the file using </w:t>
      </w:r>
      <w:proofErr w:type="spellStart"/>
      <w:r>
        <w:t>Ifstream</w:t>
      </w:r>
      <w:proofErr w:type="spellEnd"/>
      <w:r>
        <w:t xml:space="preserve"> object in input mode </w:t>
      </w:r>
    </w:p>
    <w:p w14:paraId="4335D2C4" w14:textId="77777777" w:rsidR="00D7431D" w:rsidRDefault="00D7431D" w:rsidP="00D7431D">
      <w:r>
        <w:t xml:space="preserve">3. Read the contents of the file in an object sequentially and check it with the roll number to be searched if found Display found message and the details of the students </w:t>
      </w:r>
    </w:p>
    <w:p w14:paraId="02E37197" w14:textId="77777777" w:rsidR="00D7431D" w:rsidRDefault="00D7431D" w:rsidP="00D7431D">
      <w:r>
        <w:t xml:space="preserve">4. If not found continue till end of file </w:t>
      </w:r>
    </w:p>
    <w:p w14:paraId="6A894CCC" w14:textId="77777777" w:rsidR="00D7431D" w:rsidRDefault="00D7431D" w:rsidP="00D7431D">
      <w:r>
        <w:t xml:space="preserve">5. If </w:t>
      </w:r>
      <w:proofErr w:type="spellStart"/>
      <w:r>
        <w:t>eof</w:t>
      </w:r>
      <w:proofErr w:type="spellEnd"/>
      <w:r>
        <w:t xml:space="preserve"> is reached display the message Not found </w:t>
      </w:r>
    </w:p>
    <w:p w14:paraId="30542EFD" w14:textId="77777777" w:rsidR="00D7431D" w:rsidRPr="00DD6BCE" w:rsidRDefault="00D7431D" w:rsidP="00D7431D">
      <w:pPr>
        <w:rPr>
          <w:b/>
          <w:bCs/>
          <w:i/>
          <w:iCs/>
          <w:sz w:val="24"/>
          <w:szCs w:val="24"/>
        </w:rPr>
      </w:pPr>
      <w:r w:rsidRPr="00DD6BCE">
        <w:rPr>
          <w:b/>
          <w:bCs/>
          <w:i/>
          <w:iCs/>
          <w:sz w:val="24"/>
          <w:szCs w:val="24"/>
        </w:rPr>
        <w:t>7.For Delete</w:t>
      </w:r>
    </w:p>
    <w:p w14:paraId="289B7A93" w14:textId="77777777" w:rsidR="00D7431D" w:rsidRDefault="00D7431D" w:rsidP="00D7431D">
      <w:r>
        <w:t xml:space="preserve"> 1.Input the roll number to be deleted </w:t>
      </w:r>
    </w:p>
    <w:p w14:paraId="6FBA2AFF" w14:textId="77777777" w:rsidR="00D7431D" w:rsidRDefault="00D7431D" w:rsidP="00D7431D">
      <w:r>
        <w:t xml:space="preserve">2. Open the Main file in input mode and a temporary file in output mode </w:t>
      </w:r>
    </w:p>
    <w:p w14:paraId="5410716C" w14:textId="77777777" w:rsidR="00D7431D" w:rsidRDefault="00D7431D" w:rsidP="00D7431D">
      <w:r>
        <w:t xml:space="preserve">3.Sequentially search through the main file and copy the contents to the temp file except the roll number to be deleted </w:t>
      </w:r>
    </w:p>
    <w:p w14:paraId="15DC0E95" w14:textId="77777777" w:rsidR="00D7431D" w:rsidRDefault="00D7431D" w:rsidP="00D7431D">
      <w:r>
        <w:t xml:space="preserve">4. Delete the contents of the Main file </w:t>
      </w:r>
    </w:p>
    <w:p w14:paraId="36283582" w14:textId="77777777" w:rsidR="00D7431D" w:rsidRDefault="00D7431D" w:rsidP="00D7431D">
      <w:r>
        <w:t>5. Rename the temp file with the name of the main file</w:t>
      </w:r>
    </w:p>
    <w:p w14:paraId="3F998BBA" w14:textId="77777777" w:rsidR="00D7431D" w:rsidRPr="00DD6BCE" w:rsidRDefault="00D7431D" w:rsidP="00D7431D">
      <w:pPr>
        <w:rPr>
          <w:b/>
          <w:bCs/>
          <w:i/>
          <w:iCs/>
        </w:rPr>
      </w:pPr>
      <w:r>
        <w:t xml:space="preserve"> </w:t>
      </w:r>
      <w:r w:rsidRPr="00DD6BCE">
        <w:rPr>
          <w:b/>
          <w:bCs/>
          <w:i/>
          <w:iCs/>
          <w:sz w:val="24"/>
          <w:szCs w:val="24"/>
        </w:rPr>
        <w:t xml:space="preserve">8. For Display </w:t>
      </w:r>
    </w:p>
    <w:p w14:paraId="00922DB3" w14:textId="77777777" w:rsidR="00D7431D" w:rsidRPr="000D3221" w:rsidRDefault="00D7431D" w:rsidP="00D7431D">
      <w:pPr>
        <w:rPr>
          <w:rFonts w:ascii="Arial" w:hAnsi="Arial" w:cs="Arial"/>
          <w:b/>
          <w:bCs/>
          <w:sz w:val="32"/>
          <w:szCs w:val="32"/>
          <w:u w:val="single"/>
        </w:rPr>
      </w:pPr>
      <w:r>
        <w:t>1. Open the file in input mode and display the details of all the students sequentially</w:t>
      </w:r>
    </w:p>
    <w:p w14:paraId="02EFD850" w14:textId="77777777" w:rsidR="00D7431D" w:rsidRPr="000D3221" w:rsidRDefault="00D7431D" w:rsidP="00D7431D">
      <w:pPr>
        <w:rPr>
          <w:rFonts w:ascii="Arial" w:hAnsi="Arial" w:cs="Arial"/>
          <w:b/>
          <w:bCs/>
          <w:sz w:val="32"/>
          <w:szCs w:val="32"/>
          <w:u w:val="single"/>
        </w:rPr>
      </w:pPr>
      <w:r w:rsidRPr="000D3221">
        <w:rPr>
          <w:rFonts w:ascii="Arial" w:hAnsi="Arial" w:cs="Arial"/>
          <w:b/>
          <w:bCs/>
          <w:sz w:val="32"/>
          <w:szCs w:val="32"/>
          <w:u w:val="single"/>
        </w:rPr>
        <w:t>Program Code:-</w:t>
      </w:r>
    </w:p>
    <w:p w14:paraId="464A35F4" w14:textId="77777777" w:rsidR="00D7431D" w:rsidRPr="000D3221" w:rsidRDefault="00D7431D" w:rsidP="00D7431D">
      <w:pPr>
        <w:rPr>
          <w:rFonts w:ascii="Arial" w:hAnsi="Arial" w:cs="Arial"/>
          <w:sz w:val="24"/>
          <w:szCs w:val="24"/>
        </w:rPr>
      </w:pPr>
      <w:r w:rsidRPr="000D3221">
        <w:rPr>
          <w:rFonts w:ascii="Arial" w:hAnsi="Arial" w:cs="Arial"/>
          <w:sz w:val="24"/>
          <w:szCs w:val="24"/>
        </w:rPr>
        <w:t>#include &lt;iostream&gt;</w:t>
      </w:r>
    </w:p>
    <w:p w14:paraId="28049C28" w14:textId="77777777" w:rsidR="00D7431D" w:rsidRPr="000D3221" w:rsidRDefault="00D7431D" w:rsidP="00D7431D">
      <w:pPr>
        <w:rPr>
          <w:rFonts w:ascii="Arial" w:hAnsi="Arial" w:cs="Arial"/>
          <w:sz w:val="24"/>
          <w:szCs w:val="24"/>
        </w:rPr>
      </w:pPr>
      <w:r w:rsidRPr="000D3221">
        <w:rPr>
          <w:rFonts w:ascii="Arial" w:hAnsi="Arial" w:cs="Arial"/>
          <w:sz w:val="24"/>
          <w:szCs w:val="24"/>
        </w:rPr>
        <w:t>#include &lt;</w:t>
      </w:r>
      <w:proofErr w:type="spellStart"/>
      <w:r w:rsidRPr="000D3221">
        <w:rPr>
          <w:rFonts w:ascii="Arial" w:hAnsi="Arial" w:cs="Arial"/>
          <w:sz w:val="24"/>
          <w:szCs w:val="24"/>
        </w:rPr>
        <w:t>fstream</w:t>
      </w:r>
      <w:proofErr w:type="spellEnd"/>
      <w:r w:rsidRPr="000D3221">
        <w:rPr>
          <w:rFonts w:ascii="Arial" w:hAnsi="Arial" w:cs="Arial"/>
          <w:sz w:val="24"/>
          <w:szCs w:val="24"/>
        </w:rPr>
        <w:t>&gt;</w:t>
      </w:r>
    </w:p>
    <w:p w14:paraId="53E772D6" w14:textId="77777777" w:rsidR="00D7431D" w:rsidRPr="000D3221" w:rsidRDefault="00D7431D" w:rsidP="00D7431D">
      <w:pPr>
        <w:rPr>
          <w:rFonts w:ascii="Arial" w:hAnsi="Arial" w:cs="Arial"/>
          <w:sz w:val="24"/>
          <w:szCs w:val="24"/>
        </w:rPr>
      </w:pPr>
      <w:r w:rsidRPr="000D3221">
        <w:rPr>
          <w:rFonts w:ascii="Arial" w:hAnsi="Arial" w:cs="Arial"/>
          <w:sz w:val="24"/>
          <w:szCs w:val="24"/>
        </w:rPr>
        <w:t>#include &lt;</w:t>
      </w:r>
      <w:proofErr w:type="spellStart"/>
      <w:r w:rsidRPr="000D3221">
        <w:rPr>
          <w:rFonts w:ascii="Arial" w:hAnsi="Arial" w:cs="Arial"/>
          <w:sz w:val="24"/>
          <w:szCs w:val="24"/>
        </w:rPr>
        <w:t>cstring</w:t>
      </w:r>
      <w:proofErr w:type="spellEnd"/>
      <w:r w:rsidRPr="000D3221">
        <w:rPr>
          <w:rFonts w:ascii="Arial" w:hAnsi="Arial" w:cs="Arial"/>
          <w:sz w:val="24"/>
          <w:szCs w:val="24"/>
        </w:rPr>
        <w:t>&gt;</w:t>
      </w:r>
    </w:p>
    <w:p w14:paraId="712D6071" w14:textId="77777777" w:rsidR="00D7431D" w:rsidRPr="000D3221" w:rsidRDefault="00D7431D" w:rsidP="00D7431D">
      <w:pPr>
        <w:rPr>
          <w:rFonts w:ascii="Arial" w:hAnsi="Arial" w:cs="Arial"/>
          <w:sz w:val="24"/>
          <w:szCs w:val="24"/>
        </w:rPr>
      </w:pPr>
      <w:r w:rsidRPr="000D3221">
        <w:rPr>
          <w:rFonts w:ascii="Arial" w:hAnsi="Arial" w:cs="Arial"/>
          <w:sz w:val="24"/>
          <w:szCs w:val="24"/>
        </w:rPr>
        <w:t>#include &lt;</w:t>
      </w:r>
      <w:proofErr w:type="spellStart"/>
      <w:r w:rsidRPr="000D3221">
        <w:rPr>
          <w:rFonts w:ascii="Arial" w:hAnsi="Arial" w:cs="Arial"/>
          <w:sz w:val="24"/>
          <w:szCs w:val="24"/>
        </w:rPr>
        <w:t>iomanip</w:t>
      </w:r>
      <w:proofErr w:type="spellEnd"/>
      <w:r w:rsidRPr="000D3221">
        <w:rPr>
          <w:rFonts w:ascii="Arial" w:hAnsi="Arial" w:cs="Arial"/>
          <w:sz w:val="24"/>
          <w:szCs w:val="24"/>
        </w:rPr>
        <w:t>&gt;</w:t>
      </w:r>
    </w:p>
    <w:p w14:paraId="74D9D40C" w14:textId="77777777" w:rsidR="00D7431D" w:rsidRPr="000D3221" w:rsidRDefault="00D7431D" w:rsidP="00D7431D">
      <w:pPr>
        <w:rPr>
          <w:rFonts w:ascii="Arial" w:hAnsi="Arial" w:cs="Arial"/>
          <w:sz w:val="24"/>
          <w:szCs w:val="24"/>
        </w:rPr>
      </w:pPr>
      <w:r w:rsidRPr="000D3221">
        <w:rPr>
          <w:rFonts w:ascii="Arial" w:hAnsi="Arial" w:cs="Arial"/>
          <w:sz w:val="24"/>
          <w:szCs w:val="24"/>
        </w:rPr>
        <w:t>#include&lt;</w:t>
      </w:r>
      <w:proofErr w:type="spellStart"/>
      <w:r w:rsidRPr="000D3221">
        <w:rPr>
          <w:rFonts w:ascii="Arial" w:hAnsi="Arial" w:cs="Arial"/>
          <w:sz w:val="24"/>
          <w:szCs w:val="24"/>
        </w:rPr>
        <w:t>cstdlib</w:t>
      </w:r>
      <w:proofErr w:type="spellEnd"/>
      <w:r w:rsidRPr="000D3221">
        <w:rPr>
          <w:rFonts w:ascii="Arial" w:hAnsi="Arial" w:cs="Arial"/>
          <w:sz w:val="24"/>
          <w:szCs w:val="24"/>
        </w:rPr>
        <w:t>&gt;</w:t>
      </w:r>
    </w:p>
    <w:p w14:paraId="63A8BA15" w14:textId="77777777" w:rsidR="00D7431D" w:rsidRPr="000D3221" w:rsidRDefault="00D7431D" w:rsidP="00D7431D">
      <w:pPr>
        <w:rPr>
          <w:rFonts w:ascii="Arial" w:hAnsi="Arial" w:cs="Arial"/>
          <w:sz w:val="24"/>
          <w:szCs w:val="24"/>
        </w:rPr>
      </w:pPr>
      <w:r w:rsidRPr="000D3221">
        <w:rPr>
          <w:rFonts w:ascii="Arial" w:hAnsi="Arial" w:cs="Arial"/>
          <w:sz w:val="24"/>
          <w:szCs w:val="24"/>
        </w:rPr>
        <w:t>#define max 50</w:t>
      </w:r>
    </w:p>
    <w:p w14:paraId="5AF79CDB" w14:textId="77777777" w:rsidR="00D7431D" w:rsidRPr="000D3221" w:rsidRDefault="00D7431D" w:rsidP="00D7431D">
      <w:pPr>
        <w:rPr>
          <w:rFonts w:ascii="Arial" w:hAnsi="Arial" w:cs="Arial"/>
          <w:sz w:val="24"/>
          <w:szCs w:val="24"/>
        </w:rPr>
      </w:pPr>
      <w:r w:rsidRPr="000D3221">
        <w:rPr>
          <w:rFonts w:ascii="Arial" w:hAnsi="Arial" w:cs="Arial"/>
          <w:sz w:val="24"/>
          <w:szCs w:val="24"/>
        </w:rPr>
        <w:lastRenderedPageBreak/>
        <w:t>using namespace std;</w:t>
      </w:r>
    </w:p>
    <w:p w14:paraId="6849669B" w14:textId="77777777" w:rsidR="00D7431D" w:rsidRPr="000D3221" w:rsidRDefault="00D7431D" w:rsidP="00D7431D">
      <w:pPr>
        <w:rPr>
          <w:rFonts w:ascii="Arial" w:hAnsi="Arial" w:cs="Arial"/>
          <w:sz w:val="24"/>
          <w:szCs w:val="24"/>
        </w:rPr>
      </w:pPr>
      <w:r w:rsidRPr="000D3221">
        <w:rPr>
          <w:rFonts w:ascii="Arial" w:hAnsi="Arial" w:cs="Arial"/>
          <w:sz w:val="24"/>
          <w:szCs w:val="24"/>
        </w:rPr>
        <w:t>class Student</w:t>
      </w:r>
    </w:p>
    <w:p w14:paraId="62F23B79" w14:textId="77777777" w:rsidR="00D7431D" w:rsidRPr="000D3221" w:rsidRDefault="00D7431D" w:rsidP="00D7431D">
      <w:pPr>
        <w:rPr>
          <w:rFonts w:ascii="Arial" w:hAnsi="Arial" w:cs="Arial"/>
          <w:sz w:val="24"/>
          <w:szCs w:val="24"/>
        </w:rPr>
      </w:pPr>
      <w:r w:rsidRPr="000D3221">
        <w:rPr>
          <w:rFonts w:ascii="Arial" w:hAnsi="Arial" w:cs="Arial"/>
          <w:sz w:val="24"/>
          <w:szCs w:val="24"/>
        </w:rPr>
        <w:t>{</w:t>
      </w:r>
    </w:p>
    <w:p w14:paraId="01E071C5"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char name[max];</w:t>
      </w:r>
    </w:p>
    <w:p w14:paraId="1A7939C2"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int</w:t>
      </w:r>
      <w:proofErr w:type="spellEnd"/>
      <w:r w:rsidRPr="000D3221">
        <w:rPr>
          <w:rFonts w:ascii="Arial" w:hAnsi="Arial" w:cs="Arial"/>
          <w:sz w:val="24"/>
          <w:szCs w:val="24"/>
        </w:rPr>
        <w:t xml:space="preserve"> </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37A97AE1"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int year;</w:t>
      </w:r>
    </w:p>
    <w:p w14:paraId="7BDBEB71"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int division;</w:t>
      </w:r>
    </w:p>
    <w:p w14:paraId="3EE448D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gramStart"/>
      <w:r w:rsidRPr="000D3221">
        <w:rPr>
          <w:rFonts w:ascii="Arial" w:hAnsi="Arial" w:cs="Arial"/>
          <w:sz w:val="24"/>
          <w:szCs w:val="24"/>
        </w:rPr>
        <w:t>char</w:t>
      </w:r>
      <w:proofErr w:type="gramEnd"/>
      <w:r w:rsidRPr="000D3221">
        <w:rPr>
          <w:rFonts w:ascii="Arial" w:hAnsi="Arial" w:cs="Arial"/>
          <w:sz w:val="24"/>
          <w:szCs w:val="24"/>
        </w:rPr>
        <w:t xml:space="preserve"> address[50];</w:t>
      </w:r>
    </w:p>
    <w:p w14:paraId="56CBEEA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friend class </w:t>
      </w:r>
      <w:proofErr w:type="spellStart"/>
      <w:r w:rsidRPr="000D3221">
        <w:rPr>
          <w:rFonts w:ascii="Arial" w:hAnsi="Arial" w:cs="Arial"/>
          <w:sz w:val="24"/>
          <w:szCs w:val="24"/>
        </w:rPr>
        <w:t>FileOperations</w:t>
      </w:r>
      <w:proofErr w:type="spellEnd"/>
      <w:r w:rsidRPr="000D3221">
        <w:rPr>
          <w:rFonts w:ascii="Arial" w:hAnsi="Arial" w:cs="Arial"/>
          <w:sz w:val="24"/>
          <w:szCs w:val="24"/>
        </w:rPr>
        <w:t>;</w:t>
      </w:r>
    </w:p>
    <w:p w14:paraId="689012A6"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gramStart"/>
      <w:r w:rsidRPr="000D3221">
        <w:rPr>
          <w:rFonts w:ascii="Arial" w:hAnsi="Arial" w:cs="Arial"/>
          <w:sz w:val="24"/>
          <w:szCs w:val="24"/>
        </w:rPr>
        <w:t>public</w:t>
      </w:r>
      <w:proofErr w:type="gramEnd"/>
      <w:r w:rsidRPr="000D3221">
        <w:rPr>
          <w:rFonts w:ascii="Arial" w:hAnsi="Arial" w:cs="Arial"/>
          <w:sz w:val="24"/>
          <w:szCs w:val="24"/>
        </w:rPr>
        <w:t>:</w:t>
      </w:r>
      <w:r w:rsidRPr="000D3221">
        <w:rPr>
          <w:rFonts w:ascii="Arial" w:hAnsi="Arial" w:cs="Arial"/>
          <w:sz w:val="24"/>
          <w:szCs w:val="24"/>
        </w:rPr>
        <w:tab/>
        <w:t>Student()</w:t>
      </w:r>
    </w:p>
    <w:p w14:paraId="7A286628"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7AE41665"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strcpy</w:t>
      </w:r>
      <w:proofErr w:type="spellEnd"/>
      <w:r w:rsidRPr="000D3221">
        <w:rPr>
          <w:rFonts w:ascii="Arial" w:hAnsi="Arial" w:cs="Arial"/>
          <w:sz w:val="24"/>
          <w:szCs w:val="24"/>
        </w:rPr>
        <w:t>(name,"");</w:t>
      </w:r>
    </w:p>
    <w:p w14:paraId="1B3C294A"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rollNo</w:t>
      </w:r>
      <w:proofErr w:type="spellEnd"/>
      <w:r w:rsidRPr="000D3221">
        <w:rPr>
          <w:rFonts w:ascii="Arial" w:hAnsi="Arial" w:cs="Arial"/>
          <w:sz w:val="24"/>
          <w:szCs w:val="24"/>
        </w:rPr>
        <w:t>=year=division=0;</w:t>
      </w:r>
    </w:p>
    <w:p w14:paraId="6E08B474"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strcpy</w:t>
      </w:r>
      <w:proofErr w:type="spellEnd"/>
      <w:r w:rsidRPr="000D3221">
        <w:rPr>
          <w:rFonts w:ascii="Arial" w:hAnsi="Arial" w:cs="Arial"/>
          <w:sz w:val="24"/>
          <w:szCs w:val="24"/>
        </w:rPr>
        <w:t>(address,"");</w:t>
      </w:r>
    </w:p>
    <w:p w14:paraId="5EFFA54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107548D4"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gramStart"/>
      <w:r w:rsidRPr="000D3221">
        <w:rPr>
          <w:rFonts w:ascii="Arial" w:hAnsi="Arial" w:cs="Arial"/>
          <w:sz w:val="24"/>
          <w:szCs w:val="24"/>
        </w:rPr>
        <w:t>Student(</w:t>
      </w:r>
      <w:proofErr w:type="gramEnd"/>
      <w:r w:rsidRPr="000D3221">
        <w:rPr>
          <w:rFonts w:ascii="Arial" w:hAnsi="Arial" w:cs="Arial"/>
          <w:sz w:val="24"/>
          <w:szCs w:val="24"/>
        </w:rPr>
        <w:t>char name[max],</w:t>
      </w:r>
      <w:proofErr w:type="spellStart"/>
      <w:r w:rsidRPr="000D3221">
        <w:rPr>
          <w:rFonts w:ascii="Arial" w:hAnsi="Arial" w:cs="Arial"/>
          <w:sz w:val="24"/>
          <w:szCs w:val="24"/>
        </w:rPr>
        <w:t>int</w:t>
      </w:r>
      <w:proofErr w:type="spellEnd"/>
      <w:r w:rsidRPr="000D3221">
        <w:rPr>
          <w:rFonts w:ascii="Arial" w:hAnsi="Arial" w:cs="Arial"/>
          <w:sz w:val="24"/>
          <w:szCs w:val="24"/>
        </w:rPr>
        <w:t xml:space="preserve"> </w:t>
      </w:r>
      <w:proofErr w:type="spellStart"/>
      <w:r w:rsidRPr="000D3221">
        <w:rPr>
          <w:rFonts w:ascii="Arial" w:hAnsi="Arial" w:cs="Arial"/>
          <w:sz w:val="24"/>
          <w:szCs w:val="24"/>
        </w:rPr>
        <w:t>rollNo,int</w:t>
      </w:r>
      <w:proofErr w:type="spellEnd"/>
      <w:r w:rsidRPr="000D3221">
        <w:rPr>
          <w:rFonts w:ascii="Arial" w:hAnsi="Arial" w:cs="Arial"/>
          <w:sz w:val="24"/>
          <w:szCs w:val="24"/>
        </w:rPr>
        <w:t xml:space="preserve"> </w:t>
      </w:r>
      <w:proofErr w:type="spellStart"/>
      <w:r w:rsidRPr="000D3221">
        <w:rPr>
          <w:rFonts w:ascii="Arial" w:hAnsi="Arial" w:cs="Arial"/>
          <w:sz w:val="24"/>
          <w:szCs w:val="24"/>
        </w:rPr>
        <w:t>year,int</w:t>
      </w:r>
      <w:proofErr w:type="spellEnd"/>
      <w:r w:rsidRPr="000D3221">
        <w:rPr>
          <w:rFonts w:ascii="Arial" w:hAnsi="Arial" w:cs="Arial"/>
          <w:sz w:val="24"/>
          <w:szCs w:val="24"/>
        </w:rPr>
        <w:t xml:space="preserve"> </w:t>
      </w:r>
      <w:proofErr w:type="spellStart"/>
      <w:r w:rsidRPr="000D3221">
        <w:rPr>
          <w:rFonts w:ascii="Arial" w:hAnsi="Arial" w:cs="Arial"/>
          <w:sz w:val="24"/>
          <w:szCs w:val="24"/>
        </w:rPr>
        <w:t>division,char</w:t>
      </w:r>
      <w:proofErr w:type="spellEnd"/>
      <w:r w:rsidRPr="000D3221">
        <w:rPr>
          <w:rFonts w:ascii="Arial" w:hAnsi="Arial" w:cs="Arial"/>
          <w:sz w:val="24"/>
          <w:szCs w:val="24"/>
        </w:rPr>
        <w:t xml:space="preserve"> address[max])</w:t>
      </w:r>
    </w:p>
    <w:p w14:paraId="7E7795E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4CBF85AE"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strcpy</w:t>
      </w:r>
      <w:proofErr w:type="spellEnd"/>
      <w:r w:rsidRPr="000D3221">
        <w:rPr>
          <w:rFonts w:ascii="Arial" w:hAnsi="Arial" w:cs="Arial"/>
          <w:sz w:val="24"/>
          <w:szCs w:val="24"/>
        </w:rPr>
        <w:t>(</w:t>
      </w:r>
      <w:proofErr w:type="gramEnd"/>
      <w:r w:rsidRPr="000D3221">
        <w:rPr>
          <w:rFonts w:ascii="Arial" w:hAnsi="Arial" w:cs="Arial"/>
          <w:sz w:val="24"/>
          <w:szCs w:val="24"/>
        </w:rPr>
        <w:t>this-&gt;</w:t>
      </w:r>
      <w:proofErr w:type="spellStart"/>
      <w:r w:rsidRPr="000D3221">
        <w:rPr>
          <w:rFonts w:ascii="Arial" w:hAnsi="Arial" w:cs="Arial"/>
          <w:sz w:val="24"/>
          <w:szCs w:val="24"/>
        </w:rPr>
        <w:t>address,address</w:t>
      </w:r>
      <w:proofErr w:type="spellEnd"/>
      <w:r w:rsidRPr="000D3221">
        <w:rPr>
          <w:rFonts w:ascii="Arial" w:hAnsi="Arial" w:cs="Arial"/>
          <w:sz w:val="24"/>
          <w:szCs w:val="24"/>
        </w:rPr>
        <w:t>);</w:t>
      </w:r>
    </w:p>
    <w:p w14:paraId="6A78434B"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strcpy</w:t>
      </w:r>
      <w:proofErr w:type="spellEnd"/>
      <w:r w:rsidRPr="000D3221">
        <w:rPr>
          <w:rFonts w:ascii="Arial" w:hAnsi="Arial" w:cs="Arial"/>
          <w:sz w:val="24"/>
          <w:szCs w:val="24"/>
        </w:rPr>
        <w:t>(</w:t>
      </w:r>
      <w:proofErr w:type="gramEnd"/>
      <w:r w:rsidRPr="000D3221">
        <w:rPr>
          <w:rFonts w:ascii="Arial" w:hAnsi="Arial" w:cs="Arial"/>
          <w:sz w:val="24"/>
          <w:szCs w:val="24"/>
        </w:rPr>
        <w:t>this-&gt;</w:t>
      </w:r>
      <w:proofErr w:type="spellStart"/>
      <w:r w:rsidRPr="000D3221">
        <w:rPr>
          <w:rFonts w:ascii="Arial" w:hAnsi="Arial" w:cs="Arial"/>
          <w:sz w:val="24"/>
          <w:szCs w:val="24"/>
        </w:rPr>
        <w:t>name,name</w:t>
      </w:r>
      <w:proofErr w:type="spellEnd"/>
      <w:r w:rsidRPr="000D3221">
        <w:rPr>
          <w:rFonts w:ascii="Arial" w:hAnsi="Arial" w:cs="Arial"/>
          <w:sz w:val="24"/>
          <w:szCs w:val="24"/>
        </w:rPr>
        <w:t>);</w:t>
      </w:r>
    </w:p>
    <w:p w14:paraId="22BA8158"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this-&gt;division=division;</w:t>
      </w:r>
    </w:p>
    <w:p w14:paraId="6800D26D"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this-&gt;</w:t>
      </w:r>
      <w:proofErr w:type="spellStart"/>
      <w:r w:rsidRPr="000D3221">
        <w:rPr>
          <w:rFonts w:ascii="Arial" w:hAnsi="Arial" w:cs="Arial"/>
          <w:sz w:val="24"/>
          <w:szCs w:val="24"/>
        </w:rPr>
        <w:t>rollNo</w:t>
      </w:r>
      <w:proofErr w:type="spellEnd"/>
      <w:r w:rsidRPr="000D3221">
        <w:rPr>
          <w:rFonts w:ascii="Arial" w:hAnsi="Arial" w:cs="Arial"/>
          <w:sz w:val="24"/>
          <w:szCs w:val="24"/>
        </w:rPr>
        <w:t>=</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0295880D"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this-&gt;year=year;</w:t>
      </w:r>
    </w:p>
    <w:p w14:paraId="3D911624"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020B3E7F"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int</w:t>
      </w:r>
      <w:proofErr w:type="spellEnd"/>
      <w:proofErr w:type="gramEnd"/>
      <w:r w:rsidRPr="000D3221">
        <w:rPr>
          <w:rFonts w:ascii="Arial" w:hAnsi="Arial" w:cs="Arial"/>
          <w:sz w:val="24"/>
          <w:szCs w:val="24"/>
        </w:rPr>
        <w:t xml:space="preserve"> </w:t>
      </w:r>
      <w:proofErr w:type="spellStart"/>
      <w:r w:rsidRPr="000D3221">
        <w:rPr>
          <w:rFonts w:ascii="Arial" w:hAnsi="Arial" w:cs="Arial"/>
          <w:sz w:val="24"/>
          <w:szCs w:val="24"/>
        </w:rPr>
        <w:t>getRollNo</w:t>
      </w:r>
      <w:proofErr w:type="spellEnd"/>
      <w:r w:rsidRPr="000D3221">
        <w:rPr>
          <w:rFonts w:ascii="Arial" w:hAnsi="Arial" w:cs="Arial"/>
          <w:sz w:val="24"/>
          <w:szCs w:val="24"/>
        </w:rPr>
        <w:t>()</w:t>
      </w:r>
    </w:p>
    <w:p w14:paraId="04694956"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562F0863" w14:textId="77777777" w:rsidR="00D7431D" w:rsidRPr="000D3221" w:rsidRDefault="00D7431D" w:rsidP="00D7431D">
      <w:pPr>
        <w:rPr>
          <w:rFonts w:ascii="Arial" w:hAnsi="Arial" w:cs="Arial"/>
          <w:sz w:val="24"/>
          <w:szCs w:val="24"/>
        </w:rPr>
      </w:pPr>
      <w:r w:rsidRPr="000D3221">
        <w:rPr>
          <w:rFonts w:ascii="Arial" w:hAnsi="Arial" w:cs="Arial"/>
          <w:sz w:val="24"/>
          <w:szCs w:val="24"/>
        </w:rPr>
        <w:lastRenderedPageBreak/>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return </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6561ABE0"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6F0B8CD5"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gramStart"/>
      <w:r w:rsidRPr="000D3221">
        <w:rPr>
          <w:rFonts w:ascii="Arial" w:hAnsi="Arial" w:cs="Arial"/>
          <w:sz w:val="24"/>
          <w:szCs w:val="24"/>
        </w:rPr>
        <w:t>void</w:t>
      </w:r>
      <w:proofErr w:type="gramEnd"/>
      <w:r w:rsidRPr="000D3221">
        <w:rPr>
          <w:rFonts w:ascii="Arial" w:hAnsi="Arial" w:cs="Arial"/>
          <w:sz w:val="24"/>
          <w:szCs w:val="24"/>
        </w:rPr>
        <w:t xml:space="preserve"> </w:t>
      </w:r>
      <w:proofErr w:type="spellStart"/>
      <w:r w:rsidRPr="000D3221">
        <w:rPr>
          <w:rFonts w:ascii="Arial" w:hAnsi="Arial" w:cs="Arial"/>
          <w:sz w:val="24"/>
          <w:szCs w:val="24"/>
        </w:rPr>
        <w:t>displayStudentData</w:t>
      </w:r>
      <w:proofErr w:type="spellEnd"/>
      <w:r w:rsidRPr="000D3221">
        <w:rPr>
          <w:rFonts w:ascii="Arial" w:hAnsi="Arial" w:cs="Arial"/>
          <w:sz w:val="24"/>
          <w:szCs w:val="24"/>
        </w:rPr>
        <w:t>()</w:t>
      </w:r>
    </w:p>
    <w:p w14:paraId="2926CD21"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5098274E"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cout&lt;&lt;endl&lt;&lt;setw(3)&lt;&lt;rollNo&lt;&lt;setw(10)&lt;&lt;name&lt;&lt;setw(3)&lt;&lt;year&lt;&lt;setw(2)&lt;&lt;division&lt;&lt;setw(10)&lt;&lt;address;</w:t>
      </w:r>
    </w:p>
    <w:p w14:paraId="7828BDA4"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4E002268" w14:textId="77777777" w:rsidR="00D7431D" w:rsidRPr="000D3221" w:rsidRDefault="00D7431D" w:rsidP="00D7431D">
      <w:pPr>
        <w:rPr>
          <w:rFonts w:ascii="Arial" w:hAnsi="Arial" w:cs="Arial"/>
          <w:sz w:val="24"/>
          <w:szCs w:val="24"/>
        </w:rPr>
      </w:pPr>
      <w:r w:rsidRPr="000D3221">
        <w:rPr>
          <w:rFonts w:ascii="Arial" w:hAnsi="Arial" w:cs="Arial"/>
          <w:sz w:val="24"/>
          <w:szCs w:val="24"/>
        </w:rPr>
        <w:t>};</w:t>
      </w:r>
    </w:p>
    <w:p w14:paraId="7634C3E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class </w:t>
      </w:r>
      <w:proofErr w:type="spellStart"/>
      <w:r w:rsidRPr="000D3221">
        <w:rPr>
          <w:rFonts w:ascii="Arial" w:hAnsi="Arial" w:cs="Arial"/>
          <w:sz w:val="24"/>
          <w:szCs w:val="24"/>
        </w:rPr>
        <w:t>FileOperations</w:t>
      </w:r>
      <w:proofErr w:type="spellEnd"/>
    </w:p>
    <w:p w14:paraId="614D3443" w14:textId="77777777" w:rsidR="00D7431D" w:rsidRPr="000D3221" w:rsidRDefault="00D7431D" w:rsidP="00D7431D">
      <w:pPr>
        <w:rPr>
          <w:rFonts w:ascii="Arial" w:hAnsi="Arial" w:cs="Arial"/>
          <w:sz w:val="24"/>
          <w:szCs w:val="24"/>
        </w:rPr>
      </w:pPr>
      <w:r w:rsidRPr="000D3221">
        <w:rPr>
          <w:rFonts w:ascii="Arial" w:hAnsi="Arial" w:cs="Arial"/>
          <w:sz w:val="24"/>
          <w:szCs w:val="24"/>
        </w:rPr>
        <w:t>{</w:t>
      </w:r>
    </w:p>
    <w:p w14:paraId="69DACE2C" w14:textId="77777777" w:rsidR="00D7431D" w:rsidRPr="000D3221" w:rsidRDefault="00D7431D" w:rsidP="00D7431D">
      <w:pPr>
        <w:rPr>
          <w:rFonts w:ascii="Arial" w:hAnsi="Arial" w:cs="Arial"/>
          <w:sz w:val="24"/>
          <w:szCs w:val="24"/>
        </w:rPr>
      </w:pPr>
      <w:r w:rsidRPr="000D3221">
        <w:rPr>
          <w:rFonts w:ascii="Arial" w:hAnsi="Arial" w:cs="Arial"/>
          <w:sz w:val="24"/>
          <w:szCs w:val="24"/>
        </w:rPr>
        <w:tab/>
      </w:r>
      <w:proofErr w:type="spellStart"/>
      <w:r w:rsidRPr="000D3221">
        <w:rPr>
          <w:rFonts w:ascii="Arial" w:hAnsi="Arial" w:cs="Arial"/>
          <w:sz w:val="24"/>
          <w:szCs w:val="24"/>
        </w:rPr>
        <w:t>fstream</w:t>
      </w:r>
      <w:proofErr w:type="spellEnd"/>
      <w:r w:rsidRPr="000D3221">
        <w:rPr>
          <w:rFonts w:ascii="Arial" w:hAnsi="Arial" w:cs="Arial"/>
          <w:sz w:val="24"/>
          <w:szCs w:val="24"/>
        </w:rPr>
        <w:t xml:space="preserve"> file;</w:t>
      </w:r>
    </w:p>
    <w:p w14:paraId="0A24540A" w14:textId="77777777" w:rsidR="00D7431D" w:rsidRPr="000D3221" w:rsidRDefault="00D7431D" w:rsidP="00D7431D">
      <w:pPr>
        <w:rPr>
          <w:rFonts w:ascii="Arial" w:hAnsi="Arial" w:cs="Arial"/>
          <w:sz w:val="24"/>
          <w:szCs w:val="24"/>
        </w:rPr>
      </w:pPr>
      <w:r w:rsidRPr="000D3221">
        <w:rPr>
          <w:rFonts w:ascii="Arial" w:hAnsi="Arial" w:cs="Arial"/>
          <w:sz w:val="24"/>
          <w:szCs w:val="24"/>
        </w:rPr>
        <w:tab/>
      </w:r>
      <w:proofErr w:type="spellStart"/>
      <w:proofErr w:type="gramStart"/>
      <w:r w:rsidRPr="000D3221">
        <w:rPr>
          <w:rFonts w:ascii="Arial" w:hAnsi="Arial" w:cs="Arial"/>
          <w:sz w:val="24"/>
          <w:szCs w:val="24"/>
        </w:rPr>
        <w:t>public:</w:t>
      </w:r>
      <w:proofErr w:type="gramEnd"/>
      <w:r w:rsidRPr="000D3221">
        <w:rPr>
          <w:rFonts w:ascii="Arial" w:hAnsi="Arial" w:cs="Arial"/>
          <w:sz w:val="24"/>
          <w:szCs w:val="24"/>
        </w:rPr>
        <w:t>FileOperations</w:t>
      </w:r>
      <w:proofErr w:type="spellEnd"/>
      <w:r w:rsidRPr="000D3221">
        <w:rPr>
          <w:rFonts w:ascii="Arial" w:hAnsi="Arial" w:cs="Arial"/>
          <w:sz w:val="24"/>
          <w:szCs w:val="24"/>
        </w:rPr>
        <w:t>(char *name)</w:t>
      </w:r>
    </w:p>
    <w:p w14:paraId="2EB8C63F"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019A24B9"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strcpy</w:t>
      </w:r>
      <w:proofErr w:type="spellEnd"/>
      <w:r w:rsidRPr="000D3221">
        <w:rPr>
          <w:rFonts w:ascii="Arial" w:hAnsi="Arial" w:cs="Arial"/>
          <w:sz w:val="24"/>
          <w:szCs w:val="24"/>
        </w:rPr>
        <w:t>(</w:t>
      </w:r>
      <w:proofErr w:type="gramEnd"/>
      <w:r w:rsidRPr="000D3221">
        <w:rPr>
          <w:rFonts w:ascii="Arial" w:hAnsi="Arial" w:cs="Arial"/>
          <w:sz w:val="24"/>
          <w:szCs w:val="24"/>
        </w:rPr>
        <w:t>this-&gt;</w:t>
      </w:r>
      <w:proofErr w:type="spellStart"/>
      <w:r w:rsidRPr="000D3221">
        <w:rPr>
          <w:rFonts w:ascii="Arial" w:hAnsi="Arial" w:cs="Arial"/>
          <w:sz w:val="24"/>
          <w:szCs w:val="24"/>
        </w:rPr>
        <w:t>name,name</w:t>
      </w:r>
      <w:proofErr w:type="spellEnd"/>
      <w:r w:rsidRPr="000D3221">
        <w:rPr>
          <w:rFonts w:ascii="Arial" w:hAnsi="Arial" w:cs="Arial"/>
          <w:sz w:val="24"/>
          <w:szCs w:val="24"/>
        </w:rPr>
        <w:t>);</w:t>
      </w:r>
    </w:p>
    <w:p w14:paraId="117F8BC6"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this-&gt;</w:t>
      </w:r>
      <w:proofErr w:type="spellStart"/>
      <w:r w:rsidRPr="000D3221">
        <w:rPr>
          <w:rFonts w:ascii="Arial" w:hAnsi="Arial" w:cs="Arial"/>
          <w:sz w:val="24"/>
          <w:szCs w:val="24"/>
        </w:rPr>
        <w:t>file.open</w:t>
      </w:r>
      <w:proofErr w:type="spellEnd"/>
      <w:r w:rsidRPr="000D3221">
        <w:rPr>
          <w:rFonts w:ascii="Arial" w:hAnsi="Arial" w:cs="Arial"/>
          <w:sz w:val="24"/>
          <w:szCs w:val="24"/>
        </w:rPr>
        <w:t>(</w:t>
      </w:r>
      <w:proofErr w:type="spellStart"/>
      <w:r w:rsidRPr="000D3221">
        <w:rPr>
          <w:rFonts w:ascii="Arial" w:hAnsi="Arial" w:cs="Arial"/>
          <w:sz w:val="24"/>
          <w:szCs w:val="24"/>
        </w:rPr>
        <w:t>name,ios</w:t>
      </w:r>
      <w:proofErr w:type="spellEnd"/>
      <w:r w:rsidRPr="000D3221">
        <w:rPr>
          <w:rFonts w:ascii="Arial" w:hAnsi="Arial" w:cs="Arial"/>
          <w:sz w:val="24"/>
          <w:szCs w:val="24"/>
        </w:rPr>
        <w:t>::</w:t>
      </w:r>
      <w:proofErr w:type="spellStart"/>
      <w:r w:rsidRPr="000D3221">
        <w:rPr>
          <w:rFonts w:ascii="Arial" w:hAnsi="Arial" w:cs="Arial"/>
          <w:sz w:val="24"/>
          <w:szCs w:val="24"/>
        </w:rPr>
        <w:t>in|ios</w:t>
      </w:r>
      <w:proofErr w:type="spellEnd"/>
      <w:r w:rsidRPr="000D3221">
        <w:rPr>
          <w:rFonts w:ascii="Arial" w:hAnsi="Arial" w:cs="Arial"/>
          <w:sz w:val="24"/>
          <w:szCs w:val="24"/>
        </w:rPr>
        <w:t>::</w:t>
      </w:r>
      <w:proofErr w:type="spellStart"/>
      <w:r w:rsidRPr="000D3221">
        <w:rPr>
          <w:rFonts w:ascii="Arial" w:hAnsi="Arial" w:cs="Arial"/>
          <w:sz w:val="24"/>
          <w:szCs w:val="24"/>
        </w:rPr>
        <w:t>out|ios</w:t>
      </w:r>
      <w:proofErr w:type="spellEnd"/>
      <w:r w:rsidRPr="000D3221">
        <w:rPr>
          <w:rFonts w:ascii="Arial" w:hAnsi="Arial" w:cs="Arial"/>
          <w:sz w:val="24"/>
          <w:szCs w:val="24"/>
        </w:rPr>
        <w:t>::</w:t>
      </w:r>
      <w:proofErr w:type="spellStart"/>
      <w:r w:rsidRPr="000D3221">
        <w:rPr>
          <w:rFonts w:ascii="Arial" w:hAnsi="Arial" w:cs="Arial"/>
          <w:sz w:val="24"/>
          <w:szCs w:val="24"/>
        </w:rPr>
        <w:t>ate|ios</w:t>
      </w:r>
      <w:proofErr w:type="spellEnd"/>
      <w:r w:rsidRPr="000D3221">
        <w:rPr>
          <w:rFonts w:ascii="Arial" w:hAnsi="Arial" w:cs="Arial"/>
          <w:sz w:val="24"/>
          <w:szCs w:val="24"/>
        </w:rPr>
        <w:t>::binary);</w:t>
      </w:r>
    </w:p>
    <w:p w14:paraId="6521F81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63380C98"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void</w:t>
      </w:r>
      <w:proofErr w:type="gramEnd"/>
      <w:r w:rsidRPr="000D3221">
        <w:rPr>
          <w:rFonts w:ascii="Arial" w:hAnsi="Arial" w:cs="Arial"/>
          <w:sz w:val="24"/>
          <w:szCs w:val="24"/>
        </w:rPr>
        <w:t xml:space="preserve"> </w:t>
      </w:r>
      <w:proofErr w:type="spellStart"/>
      <w:r w:rsidRPr="000D3221">
        <w:rPr>
          <w:rFonts w:ascii="Arial" w:hAnsi="Arial" w:cs="Arial"/>
          <w:sz w:val="24"/>
          <w:szCs w:val="24"/>
        </w:rPr>
        <w:t>insertRecord</w:t>
      </w:r>
      <w:proofErr w:type="spellEnd"/>
      <w:r w:rsidRPr="000D3221">
        <w:rPr>
          <w:rFonts w:ascii="Arial" w:hAnsi="Arial" w:cs="Arial"/>
          <w:sz w:val="24"/>
          <w:szCs w:val="24"/>
        </w:rPr>
        <w:t>(</w:t>
      </w:r>
      <w:proofErr w:type="spellStart"/>
      <w:r w:rsidRPr="000D3221">
        <w:rPr>
          <w:rFonts w:ascii="Arial" w:hAnsi="Arial" w:cs="Arial"/>
          <w:sz w:val="24"/>
          <w:szCs w:val="24"/>
        </w:rPr>
        <w:t>int</w:t>
      </w:r>
      <w:proofErr w:type="spellEnd"/>
      <w:r w:rsidRPr="000D3221">
        <w:rPr>
          <w:rFonts w:ascii="Arial" w:hAnsi="Arial" w:cs="Arial"/>
          <w:sz w:val="24"/>
          <w:szCs w:val="24"/>
        </w:rPr>
        <w:t xml:space="preserve"> </w:t>
      </w:r>
      <w:proofErr w:type="spellStart"/>
      <w:r w:rsidRPr="000D3221">
        <w:rPr>
          <w:rFonts w:ascii="Arial" w:hAnsi="Arial" w:cs="Arial"/>
          <w:sz w:val="24"/>
          <w:szCs w:val="24"/>
        </w:rPr>
        <w:t>rollNo,char</w:t>
      </w:r>
      <w:proofErr w:type="spellEnd"/>
      <w:r w:rsidRPr="000D3221">
        <w:rPr>
          <w:rFonts w:ascii="Arial" w:hAnsi="Arial" w:cs="Arial"/>
          <w:sz w:val="24"/>
          <w:szCs w:val="24"/>
        </w:rPr>
        <w:t xml:space="preserve"> name[max],</w:t>
      </w:r>
      <w:proofErr w:type="spellStart"/>
      <w:r w:rsidRPr="000D3221">
        <w:rPr>
          <w:rFonts w:ascii="Arial" w:hAnsi="Arial" w:cs="Arial"/>
          <w:sz w:val="24"/>
          <w:szCs w:val="24"/>
        </w:rPr>
        <w:t>int</w:t>
      </w:r>
      <w:proofErr w:type="spellEnd"/>
      <w:r w:rsidRPr="000D3221">
        <w:rPr>
          <w:rFonts w:ascii="Arial" w:hAnsi="Arial" w:cs="Arial"/>
          <w:sz w:val="24"/>
          <w:szCs w:val="24"/>
        </w:rPr>
        <w:t xml:space="preserve"> </w:t>
      </w:r>
      <w:proofErr w:type="spellStart"/>
      <w:r w:rsidRPr="000D3221">
        <w:rPr>
          <w:rFonts w:ascii="Arial" w:hAnsi="Arial" w:cs="Arial"/>
          <w:sz w:val="24"/>
          <w:szCs w:val="24"/>
        </w:rPr>
        <w:t>year,int</w:t>
      </w:r>
      <w:proofErr w:type="spellEnd"/>
      <w:r w:rsidRPr="000D3221">
        <w:rPr>
          <w:rFonts w:ascii="Arial" w:hAnsi="Arial" w:cs="Arial"/>
          <w:sz w:val="24"/>
          <w:szCs w:val="24"/>
        </w:rPr>
        <w:t xml:space="preserve"> </w:t>
      </w:r>
      <w:proofErr w:type="spellStart"/>
      <w:r w:rsidRPr="000D3221">
        <w:rPr>
          <w:rFonts w:ascii="Arial" w:hAnsi="Arial" w:cs="Arial"/>
          <w:sz w:val="24"/>
          <w:szCs w:val="24"/>
        </w:rPr>
        <w:t>division,char</w:t>
      </w:r>
      <w:proofErr w:type="spellEnd"/>
      <w:r w:rsidRPr="000D3221">
        <w:rPr>
          <w:rFonts w:ascii="Arial" w:hAnsi="Arial" w:cs="Arial"/>
          <w:sz w:val="24"/>
          <w:szCs w:val="24"/>
        </w:rPr>
        <w:t xml:space="preserve"> address[max])</w:t>
      </w:r>
    </w:p>
    <w:p w14:paraId="78481136"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7FC93754"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Student s=</w:t>
      </w:r>
      <w:proofErr w:type="gramStart"/>
      <w:r w:rsidRPr="000D3221">
        <w:rPr>
          <w:rFonts w:ascii="Arial" w:hAnsi="Arial" w:cs="Arial"/>
          <w:sz w:val="24"/>
          <w:szCs w:val="24"/>
        </w:rPr>
        <w:t>Student(</w:t>
      </w:r>
      <w:proofErr w:type="spellStart"/>
      <w:proofErr w:type="gramEnd"/>
      <w:r w:rsidRPr="000D3221">
        <w:rPr>
          <w:rFonts w:ascii="Arial" w:hAnsi="Arial" w:cs="Arial"/>
          <w:sz w:val="24"/>
          <w:szCs w:val="24"/>
        </w:rPr>
        <w:t>name,rollNo,year,division,address</w:t>
      </w:r>
      <w:proofErr w:type="spellEnd"/>
      <w:r w:rsidRPr="000D3221">
        <w:rPr>
          <w:rFonts w:ascii="Arial" w:hAnsi="Arial" w:cs="Arial"/>
          <w:sz w:val="24"/>
          <w:szCs w:val="24"/>
        </w:rPr>
        <w:t>);</w:t>
      </w:r>
    </w:p>
    <w:p w14:paraId="655C9550"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file.seekp</w:t>
      </w:r>
      <w:proofErr w:type="spellEnd"/>
      <w:r w:rsidRPr="000D3221">
        <w:rPr>
          <w:rFonts w:ascii="Arial" w:hAnsi="Arial" w:cs="Arial"/>
          <w:sz w:val="24"/>
          <w:szCs w:val="24"/>
        </w:rPr>
        <w:t>(</w:t>
      </w:r>
      <w:proofErr w:type="gramEnd"/>
      <w:r w:rsidRPr="000D3221">
        <w:rPr>
          <w:rFonts w:ascii="Arial" w:hAnsi="Arial" w:cs="Arial"/>
          <w:sz w:val="24"/>
          <w:szCs w:val="24"/>
        </w:rPr>
        <w:t>0,ios::end);</w:t>
      </w:r>
    </w:p>
    <w:p w14:paraId="2BD90B62"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file.write</w:t>
      </w:r>
      <w:proofErr w:type="spellEnd"/>
      <w:r w:rsidRPr="000D3221">
        <w:rPr>
          <w:rFonts w:ascii="Arial" w:hAnsi="Arial" w:cs="Arial"/>
          <w:sz w:val="24"/>
          <w:szCs w:val="24"/>
        </w:rPr>
        <w:t>(</w:t>
      </w:r>
      <w:proofErr w:type="gramEnd"/>
      <w:r w:rsidRPr="000D3221">
        <w:rPr>
          <w:rFonts w:ascii="Arial" w:hAnsi="Arial" w:cs="Arial"/>
          <w:sz w:val="24"/>
          <w:szCs w:val="24"/>
        </w:rPr>
        <w:t>(char*)&amp;</w:t>
      </w:r>
      <w:proofErr w:type="spellStart"/>
      <w:r w:rsidRPr="000D3221">
        <w:rPr>
          <w:rFonts w:ascii="Arial" w:hAnsi="Arial" w:cs="Arial"/>
          <w:sz w:val="24"/>
          <w:szCs w:val="24"/>
        </w:rPr>
        <w:t>s,sizeof</w:t>
      </w:r>
      <w:proofErr w:type="spellEnd"/>
      <w:r w:rsidRPr="000D3221">
        <w:rPr>
          <w:rFonts w:ascii="Arial" w:hAnsi="Arial" w:cs="Arial"/>
          <w:sz w:val="24"/>
          <w:szCs w:val="24"/>
        </w:rPr>
        <w:t>(Student));</w:t>
      </w:r>
    </w:p>
    <w:p w14:paraId="409688F7"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file.clear</w:t>
      </w:r>
      <w:proofErr w:type="spellEnd"/>
      <w:r w:rsidRPr="000D3221">
        <w:rPr>
          <w:rFonts w:ascii="Arial" w:hAnsi="Arial" w:cs="Arial"/>
          <w:sz w:val="24"/>
          <w:szCs w:val="24"/>
        </w:rPr>
        <w:t>(</w:t>
      </w:r>
      <w:proofErr w:type="gramEnd"/>
      <w:r w:rsidRPr="000D3221">
        <w:rPr>
          <w:rFonts w:ascii="Arial" w:hAnsi="Arial" w:cs="Arial"/>
          <w:sz w:val="24"/>
          <w:szCs w:val="24"/>
        </w:rPr>
        <w:t>);</w:t>
      </w:r>
    </w:p>
    <w:p w14:paraId="6A1147D1"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33FCFFD5"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void</w:t>
      </w:r>
      <w:proofErr w:type="gramEnd"/>
      <w:r w:rsidRPr="000D3221">
        <w:rPr>
          <w:rFonts w:ascii="Arial" w:hAnsi="Arial" w:cs="Arial"/>
          <w:sz w:val="24"/>
          <w:szCs w:val="24"/>
        </w:rPr>
        <w:t xml:space="preserve"> </w:t>
      </w:r>
      <w:proofErr w:type="spellStart"/>
      <w:r w:rsidRPr="000D3221">
        <w:rPr>
          <w:rFonts w:ascii="Arial" w:hAnsi="Arial" w:cs="Arial"/>
          <w:sz w:val="24"/>
          <w:szCs w:val="24"/>
        </w:rPr>
        <w:t>displayAllRecords</w:t>
      </w:r>
      <w:proofErr w:type="spellEnd"/>
      <w:r w:rsidRPr="000D3221">
        <w:rPr>
          <w:rFonts w:ascii="Arial" w:hAnsi="Arial" w:cs="Arial"/>
          <w:sz w:val="24"/>
          <w:szCs w:val="24"/>
        </w:rPr>
        <w:t>()</w:t>
      </w:r>
    </w:p>
    <w:p w14:paraId="0BEF5F3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79250D88" w14:textId="77777777" w:rsidR="00D7431D" w:rsidRPr="000D3221" w:rsidRDefault="00D7431D" w:rsidP="00D7431D">
      <w:pPr>
        <w:rPr>
          <w:rFonts w:ascii="Arial" w:hAnsi="Arial" w:cs="Arial"/>
          <w:sz w:val="24"/>
          <w:szCs w:val="24"/>
        </w:rPr>
      </w:pPr>
      <w:r w:rsidRPr="000D3221">
        <w:rPr>
          <w:rFonts w:ascii="Arial" w:hAnsi="Arial" w:cs="Arial"/>
          <w:sz w:val="24"/>
          <w:szCs w:val="24"/>
        </w:rPr>
        <w:lastRenderedPageBreak/>
        <w:tab/>
      </w:r>
      <w:r w:rsidRPr="000D3221">
        <w:rPr>
          <w:rFonts w:ascii="Arial" w:hAnsi="Arial" w:cs="Arial"/>
          <w:sz w:val="24"/>
          <w:szCs w:val="24"/>
        </w:rPr>
        <w:tab/>
      </w:r>
      <w:r w:rsidRPr="000D3221">
        <w:rPr>
          <w:rFonts w:ascii="Arial" w:hAnsi="Arial" w:cs="Arial"/>
          <w:sz w:val="24"/>
          <w:szCs w:val="24"/>
        </w:rPr>
        <w:tab/>
        <w:t xml:space="preserve">   Student s;</w:t>
      </w:r>
    </w:p>
    <w:p w14:paraId="1D8515F7"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file.seekg</w:t>
      </w:r>
      <w:proofErr w:type="spellEnd"/>
      <w:r w:rsidRPr="000D3221">
        <w:rPr>
          <w:rFonts w:ascii="Arial" w:hAnsi="Arial" w:cs="Arial"/>
          <w:sz w:val="24"/>
          <w:szCs w:val="24"/>
        </w:rPr>
        <w:t>(</w:t>
      </w:r>
      <w:proofErr w:type="gramEnd"/>
      <w:r w:rsidRPr="000D3221">
        <w:rPr>
          <w:rFonts w:ascii="Arial" w:hAnsi="Arial" w:cs="Arial"/>
          <w:sz w:val="24"/>
          <w:szCs w:val="24"/>
        </w:rPr>
        <w:t>0,ios::beg);</w:t>
      </w:r>
    </w:p>
    <w:p w14:paraId="15A86C71"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while(</w:t>
      </w:r>
      <w:proofErr w:type="spellStart"/>
      <w:proofErr w:type="gramEnd"/>
      <w:r w:rsidRPr="000D3221">
        <w:rPr>
          <w:rFonts w:ascii="Arial" w:hAnsi="Arial" w:cs="Arial"/>
          <w:sz w:val="24"/>
          <w:szCs w:val="24"/>
        </w:rPr>
        <w:t>file.read</w:t>
      </w:r>
      <w:proofErr w:type="spellEnd"/>
      <w:r w:rsidRPr="000D3221">
        <w:rPr>
          <w:rFonts w:ascii="Arial" w:hAnsi="Arial" w:cs="Arial"/>
          <w:sz w:val="24"/>
          <w:szCs w:val="24"/>
        </w:rPr>
        <w:t>((char *)&amp;</w:t>
      </w:r>
      <w:proofErr w:type="spellStart"/>
      <w:r w:rsidRPr="000D3221">
        <w:rPr>
          <w:rFonts w:ascii="Arial" w:hAnsi="Arial" w:cs="Arial"/>
          <w:sz w:val="24"/>
          <w:szCs w:val="24"/>
        </w:rPr>
        <w:t>s,sizeof</w:t>
      </w:r>
      <w:proofErr w:type="spellEnd"/>
      <w:r w:rsidRPr="000D3221">
        <w:rPr>
          <w:rFonts w:ascii="Arial" w:hAnsi="Arial" w:cs="Arial"/>
          <w:sz w:val="24"/>
          <w:szCs w:val="24"/>
        </w:rPr>
        <w:t>(Student)))</w:t>
      </w:r>
    </w:p>
    <w:p w14:paraId="7954D801"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46EF9DF7"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s.displayStudentData</w:t>
      </w:r>
      <w:proofErr w:type="spellEnd"/>
      <w:r w:rsidRPr="000D3221">
        <w:rPr>
          <w:rFonts w:ascii="Arial" w:hAnsi="Arial" w:cs="Arial"/>
          <w:sz w:val="24"/>
          <w:szCs w:val="24"/>
        </w:rPr>
        <w:t>(</w:t>
      </w:r>
      <w:proofErr w:type="gramEnd"/>
      <w:r w:rsidRPr="000D3221">
        <w:rPr>
          <w:rFonts w:ascii="Arial" w:hAnsi="Arial" w:cs="Arial"/>
          <w:sz w:val="24"/>
          <w:szCs w:val="24"/>
        </w:rPr>
        <w:t>);</w:t>
      </w:r>
    </w:p>
    <w:p w14:paraId="718BF374"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2107AA78"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file.clear</w:t>
      </w:r>
      <w:proofErr w:type="spellEnd"/>
      <w:r w:rsidRPr="000D3221">
        <w:rPr>
          <w:rFonts w:ascii="Arial" w:hAnsi="Arial" w:cs="Arial"/>
          <w:sz w:val="24"/>
          <w:szCs w:val="24"/>
        </w:rPr>
        <w:t>(</w:t>
      </w:r>
      <w:proofErr w:type="gramEnd"/>
      <w:r w:rsidRPr="000D3221">
        <w:rPr>
          <w:rFonts w:ascii="Arial" w:hAnsi="Arial" w:cs="Arial"/>
          <w:sz w:val="24"/>
          <w:szCs w:val="24"/>
        </w:rPr>
        <w:t>);</w:t>
      </w:r>
    </w:p>
    <w:p w14:paraId="3E2384DA"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73AC6F11"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void</w:t>
      </w:r>
      <w:proofErr w:type="gramEnd"/>
      <w:r w:rsidRPr="000D3221">
        <w:rPr>
          <w:rFonts w:ascii="Arial" w:hAnsi="Arial" w:cs="Arial"/>
          <w:sz w:val="24"/>
          <w:szCs w:val="24"/>
        </w:rPr>
        <w:t xml:space="preserve"> </w:t>
      </w:r>
      <w:proofErr w:type="spellStart"/>
      <w:r w:rsidRPr="000D3221">
        <w:rPr>
          <w:rFonts w:ascii="Arial" w:hAnsi="Arial" w:cs="Arial"/>
          <w:sz w:val="24"/>
          <w:szCs w:val="24"/>
        </w:rPr>
        <w:t>displayRecord</w:t>
      </w:r>
      <w:proofErr w:type="spellEnd"/>
      <w:r w:rsidRPr="000D3221">
        <w:rPr>
          <w:rFonts w:ascii="Arial" w:hAnsi="Arial" w:cs="Arial"/>
          <w:sz w:val="24"/>
          <w:szCs w:val="24"/>
        </w:rPr>
        <w:t>(</w:t>
      </w:r>
      <w:proofErr w:type="spellStart"/>
      <w:r w:rsidRPr="000D3221">
        <w:rPr>
          <w:rFonts w:ascii="Arial" w:hAnsi="Arial" w:cs="Arial"/>
          <w:sz w:val="24"/>
          <w:szCs w:val="24"/>
        </w:rPr>
        <w:t>int</w:t>
      </w:r>
      <w:proofErr w:type="spellEnd"/>
      <w:r w:rsidRPr="000D3221">
        <w:rPr>
          <w:rFonts w:ascii="Arial" w:hAnsi="Arial" w:cs="Arial"/>
          <w:sz w:val="24"/>
          <w:szCs w:val="24"/>
        </w:rPr>
        <w:t xml:space="preserve"> </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392DD124"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2DBD368F"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Student s;</w:t>
      </w:r>
    </w:p>
    <w:p w14:paraId="4EE2D5AE"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file.seekg</w:t>
      </w:r>
      <w:proofErr w:type="spellEnd"/>
      <w:r w:rsidRPr="000D3221">
        <w:rPr>
          <w:rFonts w:ascii="Arial" w:hAnsi="Arial" w:cs="Arial"/>
          <w:sz w:val="24"/>
          <w:szCs w:val="24"/>
        </w:rPr>
        <w:t>(</w:t>
      </w:r>
      <w:proofErr w:type="gramEnd"/>
      <w:r w:rsidRPr="000D3221">
        <w:rPr>
          <w:rFonts w:ascii="Arial" w:hAnsi="Arial" w:cs="Arial"/>
          <w:sz w:val="24"/>
          <w:szCs w:val="24"/>
        </w:rPr>
        <w:t>0,ios::beg);</w:t>
      </w:r>
    </w:p>
    <w:p w14:paraId="6F2C43D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void *p;</w:t>
      </w:r>
    </w:p>
    <w:p w14:paraId="10342BFC"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while(</w:t>
      </w:r>
      <w:proofErr w:type="spellStart"/>
      <w:proofErr w:type="gramEnd"/>
      <w:r w:rsidRPr="000D3221">
        <w:rPr>
          <w:rFonts w:ascii="Arial" w:hAnsi="Arial" w:cs="Arial"/>
          <w:sz w:val="24"/>
          <w:szCs w:val="24"/>
        </w:rPr>
        <w:t>file.read</w:t>
      </w:r>
      <w:proofErr w:type="spellEnd"/>
      <w:r w:rsidRPr="000D3221">
        <w:rPr>
          <w:rFonts w:ascii="Arial" w:hAnsi="Arial" w:cs="Arial"/>
          <w:sz w:val="24"/>
          <w:szCs w:val="24"/>
        </w:rPr>
        <w:t>((char *)&amp;</w:t>
      </w:r>
      <w:proofErr w:type="spellStart"/>
      <w:r w:rsidRPr="000D3221">
        <w:rPr>
          <w:rFonts w:ascii="Arial" w:hAnsi="Arial" w:cs="Arial"/>
          <w:sz w:val="24"/>
          <w:szCs w:val="24"/>
        </w:rPr>
        <w:t>s,sizeof</w:t>
      </w:r>
      <w:proofErr w:type="spellEnd"/>
      <w:r w:rsidRPr="000D3221">
        <w:rPr>
          <w:rFonts w:ascii="Arial" w:hAnsi="Arial" w:cs="Arial"/>
          <w:sz w:val="24"/>
          <w:szCs w:val="24"/>
        </w:rPr>
        <w:t>(Student)))</w:t>
      </w:r>
    </w:p>
    <w:p w14:paraId="3C882D1A"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4F370E05"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if(</w:t>
      </w:r>
      <w:proofErr w:type="spellStart"/>
      <w:proofErr w:type="gramEnd"/>
      <w:r w:rsidRPr="000D3221">
        <w:rPr>
          <w:rFonts w:ascii="Arial" w:hAnsi="Arial" w:cs="Arial"/>
          <w:sz w:val="24"/>
          <w:szCs w:val="24"/>
        </w:rPr>
        <w:t>s.rollNo</w:t>
      </w:r>
      <w:proofErr w:type="spellEnd"/>
      <w:r w:rsidRPr="000D3221">
        <w:rPr>
          <w:rFonts w:ascii="Arial" w:hAnsi="Arial" w:cs="Arial"/>
          <w:sz w:val="24"/>
          <w:szCs w:val="24"/>
        </w:rPr>
        <w:t>==</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0E21ABEA"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3CCCD82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s.displayStudentData</w:t>
      </w:r>
      <w:proofErr w:type="spellEnd"/>
      <w:r w:rsidRPr="000D3221">
        <w:rPr>
          <w:rFonts w:ascii="Arial" w:hAnsi="Arial" w:cs="Arial"/>
          <w:sz w:val="24"/>
          <w:szCs w:val="24"/>
        </w:rPr>
        <w:t>(</w:t>
      </w:r>
      <w:proofErr w:type="gramEnd"/>
      <w:r w:rsidRPr="000D3221">
        <w:rPr>
          <w:rFonts w:ascii="Arial" w:hAnsi="Arial" w:cs="Arial"/>
          <w:sz w:val="24"/>
          <w:szCs w:val="24"/>
        </w:rPr>
        <w:t>);</w:t>
      </w:r>
    </w:p>
    <w:p w14:paraId="198DD140"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break;</w:t>
      </w:r>
    </w:p>
    <w:p w14:paraId="70A13FBE"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75173E67"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17C1E24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if(p==NULL)</w:t>
      </w:r>
    </w:p>
    <w:p w14:paraId="041307E1"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throw "Element not present";</w:t>
      </w:r>
    </w:p>
    <w:p w14:paraId="6921F1C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file.clear</w:t>
      </w:r>
      <w:proofErr w:type="spellEnd"/>
      <w:r w:rsidRPr="000D3221">
        <w:rPr>
          <w:rFonts w:ascii="Arial" w:hAnsi="Arial" w:cs="Arial"/>
          <w:sz w:val="24"/>
          <w:szCs w:val="24"/>
        </w:rPr>
        <w:t>(</w:t>
      </w:r>
      <w:proofErr w:type="gramEnd"/>
      <w:r w:rsidRPr="000D3221">
        <w:rPr>
          <w:rFonts w:ascii="Arial" w:hAnsi="Arial" w:cs="Arial"/>
          <w:sz w:val="24"/>
          <w:szCs w:val="24"/>
        </w:rPr>
        <w:t>);</w:t>
      </w:r>
    </w:p>
    <w:p w14:paraId="5645D548"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50141182"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void</w:t>
      </w:r>
      <w:proofErr w:type="gramEnd"/>
      <w:r w:rsidRPr="000D3221">
        <w:rPr>
          <w:rFonts w:ascii="Arial" w:hAnsi="Arial" w:cs="Arial"/>
          <w:sz w:val="24"/>
          <w:szCs w:val="24"/>
        </w:rPr>
        <w:t xml:space="preserve"> </w:t>
      </w:r>
      <w:proofErr w:type="spellStart"/>
      <w:r w:rsidRPr="000D3221">
        <w:rPr>
          <w:rFonts w:ascii="Arial" w:hAnsi="Arial" w:cs="Arial"/>
          <w:sz w:val="24"/>
          <w:szCs w:val="24"/>
        </w:rPr>
        <w:t>deleteRecord</w:t>
      </w:r>
      <w:proofErr w:type="spellEnd"/>
      <w:r w:rsidRPr="000D3221">
        <w:rPr>
          <w:rFonts w:ascii="Arial" w:hAnsi="Arial" w:cs="Arial"/>
          <w:sz w:val="24"/>
          <w:szCs w:val="24"/>
        </w:rPr>
        <w:t>(</w:t>
      </w:r>
      <w:proofErr w:type="spellStart"/>
      <w:r w:rsidRPr="000D3221">
        <w:rPr>
          <w:rFonts w:ascii="Arial" w:hAnsi="Arial" w:cs="Arial"/>
          <w:sz w:val="24"/>
          <w:szCs w:val="24"/>
        </w:rPr>
        <w:t>int</w:t>
      </w:r>
      <w:proofErr w:type="spellEnd"/>
      <w:r w:rsidRPr="000D3221">
        <w:rPr>
          <w:rFonts w:ascii="Arial" w:hAnsi="Arial" w:cs="Arial"/>
          <w:sz w:val="24"/>
          <w:szCs w:val="24"/>
        </w:rPr>
        <w:t xml:space="preserve"> </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2CF086B6" w14:textId="77777777" w:rsidR="00D7431D" w:rsidRPr="000D3221" w:rsidRDefault="00D7431D" w:rsidP="00D7431D">
      <w:pPr>
        <w:rPr>
          <w:rFonts w:ascii="Arial" w:hAnsi="Arial" w:cs="Arial"/>
          <w:sz w:val="24"/>
          <w:szCs w:val="24"/>
        </w:rPr>
      </w:pPr>
      <w:r w:rsidRPr="000D3221">
        <w:rPr>
          <w:rFonts w:ascii="Arial" w:hAnsi="Arial" w:cs="Arial"/>
          <w:sz w:val="24"/>
          <w:szCs w:val="24"/>
        </w:rPr>
        <w:lastRenderedPageBreak/>
        <w:tab/>
      </w:r>
      <w:r w:rsidRPr="000D3221">
        <w:rPr>
          <w:rFonts w:ascii="Arial" w:hAnsi="Arial" w:cs="Arial"/>
          <w:sz w:val="24"/>
          <w:szCs w:val="24"/>
        </w:rPr>
        <w:tab/>
        <w:t xml:space="preserve">   {</w:t>
      </w:r>
    </w:p>
    <w:p w14:paraId="226CCFD5"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ofstream</w:t>
      </w:r>
      <w:proofErr w:type="spellEnd"/>
      <w:proofErr w:type="gramEnd"/>
      <w:r w:rsidRPr="000D3221">
        <w:rPr>
          <w:rFonts w:ascii="Arial" w:hAnsi="Arial" w:cs="Arial"/>
          <w:sz w:val="24"/>
          <w:szCs w:val="24"/>
        </w:rPr>
        <w:t xml:space="preserve"> </w:t>
      </w:r>
      <w:proofErr w:type="spellStart"/>
      <w:r w:rsidRPr="000D3221">
        <w:rPr>
          <w:rFonts w:ascii="Arial" w:hAnsi="Arial" w:cs="Arial"/>
          <w:sz w:val="24"/>
          <w:szCs w:val="24"/>
        </w:rPr>
        <w:t>newFile</w:t>
      </w:r>
      <w:proofErr w:type="spellEnd"/>
      <w:r w:rsidRPr="000D3221">
        <w:rPr>
          <w:rFonts w:ascii="Arial" w:hAnsi="Arial" w:cs="Arial"/>
          <w:sz w:val="24"/>
          <w:szCs w:val="24"/>
        </w:rPr>
        <w:t>("new.txt",</w:t>
      </w:r>
      <w:proofErr w:type="spellStart"/>
      <w:r w:rsidRPr="000D3221">
        <w:rPr>
          <w:rFonts w:ascii="Arial" w:hAnsi="Arial" w:cs="Arial"/>
          <w:sz w:val="24"/>
          <w:szCs w:val="24"/>
        </w:rPr>
        <w:t>ios</w:t>
      </w:r>
      <w:proofErr w:type="spellEnd"/>
      <w:r w:rsidRPr="000D3221">
        <w:rPr>
          <w:rFonts w:ascii="Arial" w:hAnsi="Arial" w:cs="Arial"/>
          <w:sz w:val="24"/>
          <w:szCs w:val="24"/>
        </w:rPr>
        <w:t>::binary);</w:t>
      </w:r>
    </w:p>
    <w:p w14:paraId="436DDE71"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file.seekg</w:t>
      </w:r>
      <w:proofErr w:type="spellEnd"/>
      <w:r w:rsidRPr="000D3221">
        <w:rPr>
          <w:rFonts w:ascii="Arial" w:hAnsi="Arial" w:cs="Arial"/>
          <w:sz w:val="24"/>
          <w:szCs w:val="24"/>
        </w:rPr>
        <w:t>(</w:t>
      </w:r>
      <w:proofErr w:type="gramEnd"/>
      <w:r w:rsidRPr="000D3221">
        <w:rPr>
          <w:rFonts w:ascii="Arial" w:hAnsi="Arial" w:cs="Arial"/>
          <w:sz w:val="24"/>
          <w:szCs w:val="24"/>
        </w:rPr>
        <w:t>0,ios::beg);</w:t>
      </w:r>
    </w:p>
    <w:p w14:paraId="68FB7A80"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bool flag=false;</w:t>
      </w:r>
    </w:p>
    <w:p w14:paraId="12977E75"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Student s;</w:t>
      </w:r>
    </w:p>
    <w:p w14:paraId="58DB0EF1"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while(</w:t>
      </w:r>
      <w:proofErr w:type="spellStart"/>
      <w:proofErr w:type="gramEnd"/>
      <w:r w:rsidRPr="000D3221">
        <w:rPr>
          <w:rFonts w:ascii="Arial" w:hAnsi="Arial" w:cs="Arial"/>
          <w:sz w:val="24"/>
          <w:szCs w:val="24"/>
        </w:rPr>
        <w:t>file.read</w:t>
      </w:r>
      <w:proofErr w:type="spellEnd"/>
      <w:r w:rsidRPr="000D3221">
        <w:rPr>
          <w:rFonts w:ascii="Arial" w:hAnsi="Arial" w:cs="Arial"/>
          <w:sz w:val="24"/>
          <w:szCs w:val="24"/>
        </w:rPr>
        <w:t>((char *)&amp;</w:t>
      </w:r>
      <w:proofErr w:type="spellStart"/>
      <w:r w:rsidRPr="000D3221">
        <w:rPr>
          <w:rFonts w:ascii="Arial" w:hAnsi="Arial" w:cs="Arial"/>
          <w:sz w:val="24"/>
          <w:szCs w:val="24"/>
        </w:rPr>
        <w:t>s,sizeof</w:t>
      </w:r>
      <w:proofErr w:type="spellEnd"/>
      <w:r w:rsidRPr="000D3221">
        <w:rPr>
          <w:rFonts w:ascii="Arial" w:hAnsi="Arial" w:cs="Arial"/>
          <w:sz w:val="24"/>
          <w:szCs w:val="24"/>
        </w:rPr>
        <w:t>(s)))</w:t>
      </w:r>
    </w:p>
    <w:p w14:paraId="66D9157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3119F909"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if(</w:t>
      </w:r>
      <w:proofErr w:type="spellStart"/>
      <w:proofErr w:type="gramEnd"/>
      <w:r w:rsidRPr="000D3221">
        <w:rPr>
          <w:rFonts w:ascii="Arial" w:hAnsi="Arial" w:cs="Arial"/>
          <w:sz w:val="24"/>
          <w:szCs w:val="24"/>
        </w:rPr>
        <w:t>s.rollNo</w:t>
      </w:r>
      <w:proofErr w:type="spellEnd"/>
      <w:r w:rsidRPr="000D3221">
        <w:rPr>
          <w:rFonts w:ascii="Arial" w:hAnsi="Arial" w:cs="Arial"/>
          <w:sz w:val="24"/>
          <w:szCs w:val="24"/>
        </w:rPr>
        <w:t>==</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4C739095"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087E7475"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flag=true;</w:t>
      </w:r>
    </w:p>
    <w:p w14:paraId="76465530"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continue;</w:t>
      </w:r>
    </w:p>
    <w:p w14:paraId="033F047B"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239BA7D8"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newFile.write</w:t>
      </w:r>
      <w:proofErr w:type="spellEnd"/>
      <w:r w:rsidRPr="000D3221">
        <w:rPr>
          <w:rFonts w:ascii="Arial" w:hAnsi="Arial" w:cs="Arial"/>
          <w:sz w:val="24"/>
          <w:szCs w:val="24"/>
        </w:rPr>
        <w:t>(</w:t>
      </w:r>
      <w:proofErr w:type="gramEnd"/>
      <w:r w:rsidRPr="000D3221">
        <w:rPr>
          <w:rFonts w:ascii="Arial" w:hAnsi="Arial" w:cs="Arial"/>
          <w:sz w:val="24"/>
          <w:szCs w:val="24"/>
        </w:rPr>
        <w:t>(char *)&amp;</w:t>
      </w:r>
      <w:proofErr w:type="spellStart"/>
      <w:r w:rsidRPr="000D3221">
        <w:rPr>
          <w:rFonts w:ascii="Arial" w:hAnsi="Arial" w:cs="Arial"/>
          <w:sz w:val="24"/>
          <w:szCs w:val="24"/>
        </w:rPr>
        <w:t>s,sizeof</w:t>
      </w:r>
      <w:proofErr w:type="spellEnd"/>
      <w:r w:rsidRPr="000D3221">
        <w:rPr>
          <w:rFonts w:ascii="Arial" w:hAnsi="Arial" w:cs="Arial"/>
          <w:sz w:val="24"/>
          <w:szCs w:val="24"/>
        </w:rPr>
        <w:t>(s));</w:t>
      </w:r>
    </w:p>
    <w:p w14:paraId="2582D60D"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275A6D44"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gramStart"/>
      <w:r w:rsidRPr="000D3221">
        <w:rPr>
          <w:rFonts w:ascii="Arial" w:hAnsi="Arial" w:cs="Arial"/>
          <w:sz w:val="24"/>
          <w:szCs w:val="24"/>
        </w:rPr>
        <w:t>if(</w:t>
      </w:r>
      <w:proofErr w:type="gramEnd"/>
      <w:r w:rsidRPr="000D3221">
        <w:rPr>
          <w:rFonts w:ascii="Arial" w:hAnsi="Arial" w:cs="Arial"/>
          <w:sz w:val="24"/>
          <w:szCs w:val="24"/>
        </w:rPr>
        <w:t>!flag)</w:t>
      </w:r>
    </w:p>
    <w:p w14:paraId="531E9A8D"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581BECB0"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r w:rsidRPr="000D3221">
        <w:rPr>
          <w:rFonts w:ascii="Arial" w:hAnsi="Arial" w:cs="Arial"/>
          <w:sz w:val="24"/>
          <w:szCs w:val="24"/>
        </w:rPr>
        <w:t>cout</w:t>
      </w:r>
      <w:proofErr w:type="spellEnd"/>
      <w:r w:rsidRPr="000D3221">
        <w:rPr>
          <w:rFonts w:ascii="Arial" w:hAnsi="Arial" w:cs="Arial"/>
          <w:sz w:val="24"/>
          <w:szCs w:val="24"/>
        </w:rPr>
        <w:t>&lt;&lt;"Element Not Present";</w:t>
      </w:r>
    </w:p>
    <w:p w14:paraId="4253F122"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
    <w:p w14:paraId="29566CFC"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file.close</w:t>
      </w:r>
      <w:proofErr w:type="spellEnd"/>
      <w:r w:rsidRPr="000D3221">
        <w:rPr>
          <w:rFonts w:ascii="Arial" w:hAnsi="Arial" w:cs="Arial"/>
          <w:sz w:val="24"/>
          <w:szCs w:val="24"/>
        </w:rPr>
        <w:t>(</w:t>
      </w:r>
      <w:proofErr w:type="gramEnd"/>
      <w:r w:rsidRPr="000D3221">
        <w:rPr>
          <w:rFonts w:ascii="Arial" w:hAnsi="Arial" w:cs="Arial"/>
          <w:sz w:val="24"/>
          <w:szCs w:val="24"/>
        </w:rPr>
        <w:t>);</w:t>
      </w:r>
    </w:p>
    <w:p w14:paraId="739FCBE5"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r w:rsidRPr="000D3221">
        <w:rPr>
          <w:rFonts w:ascii="Arial" w:hAnsi="Arial" w:cs="Arial"/>
          <w:sz w:val="24"/>
          <w:szCs w:val="24"/>
        </w:rPr>
        <w:t>newFile.close</w:t>
      </w:r>
      <w:proofErr w:type="spellEnd"/>
      <w:r w:rsidRPr="000D3221">
        <w:rPr>
          <w:rFonts w:ascii="Arial" w:hAnsi="Arial" w:cs="Arial"/>
          <w:sz w:val="24"/>
          <w:szCs w:val="24"/>
        </w:rPr>
        <w:t>();</w:t>
      </w:r>
    </w:p>
    <w:p w14:paraId="545E13EA"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remove("student.txt");</w:t>
      </w:r>
    </w:p>
    <w:p w14:paraId="382EDE70"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rename("new.txt","student.txt");</w:t>
      </w:r>
    </w:p>
    <w:p w14:paraId="79182DC6"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r w:rsidRPr="000D3221">
        <w:rPr>
          <w:rFonts w:ascii="Arial" w:hAnsi="Arial" w:cs="Arial"/>
          <w:sz w:val="24"/>
          <w:szCs w:val="24"/>
        </w:rPr>
        <w:t>file.open</w:t>
      </w:r>
      <w:proofErr w:type="spellEnd"/>
      <w:r w:rsidRPr="000D3221">
        <w:rPr>
          <w:rFonts w:ascii="Arial" w:hAnsi="Arial" w:cs="Arial"/>
          <w:sz w:val="24"/>
          <w:szCs w:val="24"/>
        </w:rPr>
        <w:t>("student.txt",</w:t>
      </w:r>
      <w:proofErr w:type="spellStart"/>
      <w:r w:rsidRPr="000D3221">
        <w:rPr>
          <w:rFonts w:ascii="Arial" w:hAnsi="Arial" w:cs="Arial"/>
          <w:sz w:val="24"/>
          <w:szCs w:val="24"/>
        </w:rPr>
        <w:t>ios</w:t>
      </w:r>
      <w:proofErr w:type="spellEnd"/>
      <w:r w:rsidRPr="000D3221">
        <w:rPr>
          <w:rFonts w:ascii="Arial" w:hAnsi="Arial" w:cs="Arial"/>
          <w:sz w:val="24"/>
          <w:szCs w:val="24"/>
        </w:rPr>
        <w:t>::</w:t>
      </w:r>
      <w:proofErr w:type="spellStart"/>
      <w:r w:rsidRPr="000D3221">
        <w:rPr>
          <w:rFonts w:ascii="Arial" w:hAnsi="Arial" w:cs="Arial"/>
          <w:sz w:val="24"/>
          <w:szCs w:val="24"/>
        </w:rPr>
        <w:t>in|ios</w:t>
      </w:r>
      <w:proofErr w:type="spellEnd"/>
      <w:r w:rsidRPr="000D3221">
        <w:rPr>
          <w:rFonts w:ascii="Arial" w:hAnsi="Arial" w:cs="Arial"/>
          <w:sz w:val="24"/>
          <w:szCs w:val="24"/>
        </w:rPr>
        <w:t>::</w:t>
      </w:r>
      <w:proofErr w:type="spellStart"/>
      <w:r w:rsidRPr="000D3221">
        <w:rPr>
          <w:rFonts w:ascii="Arial" w:hAnsi="Arial" w:cs="Arial"/>
          <w:sz w:val="24"/>
          <w:szCs w:val="24"/>
        </w:rPr>
        <w:t>ate|ios</w:t>
      </w:r>
      <w:proofErr w:type="spellEnd"/>
      <w:r w:rsidRPr="000D3221">
        <w:rPr>
          <w:rFonts w:ascii="Arial" w:hAnsi="Arial" w:cs="Arial"/>
          <w:sz w:val="24"/>
          <w:szCs w:val="24"/>
        </w:rPr>
        <w:t>::</w:t>
      </w:r>
      <w:proofErr w:type="spellStart"/>
      <w:r w:rsidRPr="000D3221">
        <w:rPr>
          <w:rFonts w:ascii="Arial" w:hAnsi="Arial" w:cs="Arial"/>
          <w:sz w:val="24"/>
          <w:szCs w:val="24"/>
        </w:rPr>
        <w:t>out|ios</w:t>
      </w:r>
      <w:proofErr w:type="spellEnd"/>
      <w:r w:rsidRPr="000D3221">
        <w:rPr>
          <w:rFonts w:ascii="Arial" w:hAnsi="Arial" w:cs="Arial"/>
          <w:sz w:val="24"/>
          <w:szCs w:val="24"/>
        </w:rPr>
        <w:t>::binary);</w:t>
      </w:r>
    </w:p>
    <w:p w14:paraId="2FA102E3"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4EF87EFA"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FileOperations</w:t>
      </w:r>
      <w:proofErr w:type="spellEnd"/>
      <w:r w:rsidRPr="000D3221">
        <w:rPr>
          <w:rFonts w:ascii="Arial" w:hAnsi="Arial" w:cs="Arial"/>
          <w:sz w:val="24"/>
          <w:szCs w:val="24"/>
        </w:rPr>
        <w:t>()</w:t>
      </w:r>
      <w:proofErr w:type="gramEnd"/>
    </w:p>
    <w:p w14:paraId="2E2C25B9"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6EAFE912" w14:textId="77777777" w:rsidR="00D7431D" w:rsidRPr="000D3221" w:rsidRDefault="00D7431D" w:rsidP="00D7431D">
      <w:pPr>
        <w:rPr>
          <w:rFonts w:ascii="Arial" w:hAnsi="Arial" w:cs="Arial"/>
          <w:sz w:val="24"/>
          <w:szCs w:val="24"/>
        </w:rPr>
      </w:pPr>
      <w:r w:rsidRPr="000D3221">
        <w:rPr>
          <w:rFonts w:ascii="Arial" w:hAnsi="Arial" w:cs="Arial"/>
          <w:sz w:val="24"/>
          <w:szCs w:val="24"/>
        </w:rPr>
        <w:lastRenderedPageBreak/>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file.close</w:t>
      </w:r>
      <w:proofErr w:type="spellEnd"/>
      <w:r w:rsidRPr="000D3221">
        <w:rPr>
          <w:rFonts w:ascii="Arial" w:hAnsi="Arial" w:cs="Arial"/>
          <w:sz w:val="24"/>
          <w:szCs w:val="24"/>
        </w:rPr>
        <w:t>(</w:t>
      </w:r>
      <w:proofErr w:type="gramEnd"/>
      <w:r w:rsidRPr="000D3221">
        <w:rPr>
          <w:rFonts w:ascii="Arial" w:hAnsi="Arial" w:cs="Arial"/>
          <w:sz w:val="24"/>
          <w:szCs w:val="24"/>
        </w:rPr>
        <w:t>);</w:t>
      </w:r>
    </w:p>
    <w:p w14:paraId="6D8D4096"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t xml:space="preserve">   </w:t>
      </w:r>
      <w:proofErr w:type="spellStart"/>
      <w:proofErr w:type="gramStart"/>
      <w:r w:rsidRPr="000D3221">
        <w:rPr>
          <w:rFonts w:ascii="Arial" w:hAnsi="Arial" w:cs="Arial"/>
          <w:sz w:val="24"/>
          <w:szCs w:val="24"/>
        </w:rPr>
        <w:t>cout</w:t>
      </w:r>
      <w:proofErr w:type="spellEnd"/>
      <w:proofErr w:type="gramEnd"/>
      <w:r w:rsidRPr="000D3221">
        <w:rPr>
          <w:rFonts w:ascii="Arial" w:hAnsi="Arial" w:cs="Arial"/>
          <w:sz w:val="24"/>
          <w:szCs w:val="24"/>
        </w:rPr>
        <w:t>&lt;&lt;"Closing file..";</w:t>
      </w:r>
    </w:p>
    <w:p w14:paraId="5EF3ADCE" w14:textId="77777777" w:rsidR="00D7431D" w:rsidRPr="000D3221" w:rsidRDefault="00D7431D" w:rsidP="00D7431D">
      <w:pPr>
        <w:rPr>
          <w:rFonts w:ascii="Arial" w:hAnsi="Arial" w:cs="Arial"/>
          <w:sz w:val="24"/>
          <w:szCs w:val="24"/>
        </w:rPr>
      </w:pPr>
      <w:r w:rsidRPr="000D3221">
        <w:rPr>
          <w:rFonts w:ascii="Arial" w:hAnsi="Arial" w:cs="Arial"/>
          <w:sz w:val="24"/>
          <w:szCs w:val="24"/>
        </w:rPr>
        <w:tab/>
      </w:r>
      <w:r w:rsidRPr="000D3221">
        <w:rPr>
          <w:rFonts w:ascii="Arial" w:hAnsi="Arial" w:cs="Arial"/>
          <w:sz w:val="24"/>
          <w:szCs w:val="24"/>
        </w:rPr>
        <w:tab/>
        <w:t xml:space="preserve">   }</w:t>
      </w:r>
    </w:p>
    <w:p w14:paraId="455FA6A8" w14:textId="77777777" w:rsidR="00D7431D" w:rsidRPr="000D3221" w:rsidRDefault="00D7431D" w:rsidP="00D7431D">
      <w:pPr>
        <w:rPr>
          <w:rFonts w:ascii="Arial" w:hAnsi="Arial" w:cs="Arial"/>
          <w:sz w:val="24"/>
          <w:szCs w:val="24"/>
        </w:rPr>
      </w:pPr>
    </w:p>
    <w:p w14:paraId="01894750" w14:textId="77777777" w:rsidR="00D7431D" w:rsidRPr="000D3221" w:rsidRDefault="00D7431D" w:rsidP="00D7431D">
      <w:pPr>
        <w:rPr>
          <w:rFonts w:ascii="Arial" w:hAnsi="Arial" w:cs="Arial"/>
          <w:sz w:val="24"/>
          <w:szCs w:val="24"/>
        </w:rPr>
      </w:pPr>
      <w:r w:rsidRPr="000D3221">
        <w:rPr>
          <w:rFonts w:ascii="Arial" w:hAnsi="Arial" w:cs="Arial"/>
          <w:sz w:val="24"/>
          <w:szCs w:val="24"/>
        </w:rPr>
        <w:t>};</w:t>
      </w:r>
    </w:p>
    <w:p w14:paraId="0A817818" w14:textId="77777777" w:rsidR="00D7431D" w:rsidRPr="000D3221" w:rsidRDefault="00D7431D" w:rsidP="00D7431D">
      <w:pPr>
        <w:rPr>
          <w:rFonts w:ascii="Arial" w:hAnsi="Arial" w:cs="Arial"/>
          <w:sz w:val="24"/>
          <w:szCs w:val="24"/>
        </w:rPr>
      </w:pPr>
      <w:proofErr w:type="gramStart"/>
      <w:r w:rsidRPr="000D3221">
        <w:rPr>
          <w:rFonts w:ascii="Arial" w:hAnsi="Arial" w:cs="Arial"/>
          <w:sz w:val="24"/>
          <w:szCs w:val="24"/>
        </w:rPr>
        <w:t>int  main</w:t>
      </w:r>
      <w:proofErr w:type="gramEnd"/>
      <w:r w:rsidRPr="000D3221">
        <w:rPr>
          <w:rFonts w:ascii="Arial" w:hAnsi="Arial" w:cs="Arial"/>
          <w:sz w:val="24"/>
          <w:szCs w:val="24"/>
        </w:rPr>
        <w:t>()</w:t>
      </w:r>
    </w:p>
    <w:p w14:paraId="23E8F4C2" w14:textId="77777777" w:rsidR="00D7431D" w:rsidRPr="000D3221" w:rsidRDefault="00D7431D" w:rsidP="00D7431D">
      <w:pPr>
        <w:rPr>
          <w:rFonts w:ascii="Arial" w:hAnsi="Arial" w:cs="Arial"/>
          <w:sz w:val="24"/>
          <w:szCs w:val="24"/>
        </w:rPr>
      </w:pPr>
      <w:r w:rsidRPr="000D3221">
        <w:rPr>
          <w:rFonts w:ascii="Arial" w:hAnsi="Arial" w:cs="Arial"/>
          <w:sz w:val="24"/>
          <w:szCs w:val="24"/>
        </w:rPr>
        <w:t>{</w:t>
      </w:r>
    </w:p>
    <w:p w14:paraId="3B0272C2" w14:textId="77777777" w:rsidR="00D7431D" w:rsidRPr="000D3221" w:rsidRDefault="00D7431D" w:rsidP="00D7431D">
      <w:pPr>
        <w:rPr>
          <w:rFonts w:ascii="Arial" w:hAnsi="Arial" w:cs="Arial"/>
          <w:sz w:val="24"/>
          <w:szCs w:val="24"/>
        </w:rPr>
      </w:pPr>
      <w:r w:rsidRPr="000D3221">
        <w:rPr>
          <w:rFonts w:ascii="Arial" w:hAnsi="Arial" w:cs="Arial"/>
          <w:sz w:val="24"/>
          <w:szCs w:val="24"/>
        </w:rPr>
        <w:tab/>
      </w:r>
      <w:proofErr w:type="spellStart"/>
      <w:proofErr w:type="gramStart"/>
      <w:r w:rsidRPr="000D3221">
        <w:rPr>
          <w:rFonts w:ascii="Arial" w:hAnsi="Arial" w:cs="Arial"/>
          <w:sz w:val="24"/>
          <w:szCs w:val="24"/>
        </w:rPr>
        <w:t>ofstream</w:t>
      </w:r>
      <w:proofErr w:type="spellEnd"/>
      <w:proofErr w:type="gramEnd"/>
      <w:r w:rsidRPr="000D3221">
        <w:rPr>
          <w:rFonts w:ascii="Arial" w:hAnsi="Arial" w:cs="Arial"/>
          <w:sz w:val="24"/>
          <w:szCs w:val="24"/>
        </w:rPr>
        <w:t xml:space="preserve"> </w:t>
      </w:r>
      <w:proofErr w:type="spellStart"/>
      <w:r w:rsidRPr="000D3221">
        <w:rPr>
          <w:rFonts w:ascii="Arial" w:hAnsi="Arial" w:cs="Arial"/>
          <w:sz w:val="24"/>
          <w:szCs w:val="24"/>
        </w:rPr>
        <w:t>newFile</w:t>
      </w:r>
      <w:proofErr w:type="spellEnd"/>
      <w:r w:rsidRPr="000D3221">
        <w:rPr>
          <w:rFonts w:ascii="Arial" w:hAnsi="Arial" w:cs="Arial"/>
          <w:sz w:val="24"/>
          <w:szCs w:val="24"/>
        </w:rPr>
        <w:t>("student.txt",</w:t>
      </w:r>
      <w:proofErr w:type="spellStart"/>
      <w:r w:rsidRPr="000D3221">
        <w:rPr>
          <w:rFonts w:ascii="Arial" w:hAnsi="Arial" w:cs="Arial"/>
          <w:sz w:val="24"/>
          <w:szCs w:val="24"/>
        </w:rPr>
        <w:t>ios</w:t>
      </w:r>
      <w:proofErr w:type="spellEnd"/>
      <w:r w:rsidRPr="000D3221">
        <w:rPr>
          <w:rFonts w:ascii="Arial" w:hAnsi="Arial" w:cs="Arial"/>
          <w:sz w:val="24"/>
          <w:szCs w:val="24"/>
        </w:rPr>
        <w:t>::</w:t>
      </w:r>
      <w:proofErr w:type="spellStart"/>
      <w:r w:rsidRPr="000D3221">
        <w:rPr>
          <w:rFonts w:ascii="Arial" w:hAnsi="Arial" w:cs="Arial"/>
          <w:sz w:val="24"/>
          <w:szCs w:val="24"/>
        </w:rPr>
        <w:t>app|ios</w:t>
      </w:r>
      <w:proofErr w:type="spellEnd"/>
      <w:r w:rsidRPr="000D3221">
        <w:rPr>
          <w:rFonts w:ascii="Arial" w:hAnsi="Arial" w:cs="Arial"/>
          <w:sz w:val="24"/>
          <w:szCs w:val="24"/>
        </w:rPr>
        <w:t>::binary);</w:t>
      </w:r>
    </w:p>
    <w:p w14:paraId="67F9481D" w14:textId="77777777" w:rsidR="00D7431D" w:rsidRPr="000D3221" w:rsidRDefault="00D7431D" w:rsidP="00D7431D">
      <w:pPr>
        <w:rPr>
          <w:rFonts w:ascii="Arial" w:hAnsi="Arial" w:cs="Arial"/>
          <w:sz w:val="24"/>
          <w:szCs w:val="24"/>
        </w:rPr>
      </w:pPr>
      <w:r w:rsidRPr="000D3221">
        <w:rPr>
          <w:rFonts w:ascii="Arial" w:hAnsi="Arial" w:cs="Arial"/>
          <w:sz w:val="24"/>
          <w:szCs w:val="24"/>
        </w:rPr>
        <w:tab/>
      </w:r>
      <w:proofErr w:type="spellStart"/>
      <w:r w:rsidRPr="000D3221">
        <w:rPr>
          <w:rFonts w:ascii="Arial" w:hAnsi="Arial" w:cs="Arial"/>
          <w:sz w:val="24"/>
          <w:szCs w:val="24"/>
        </w:rPr>
        <w:t>newFile.close</w:t>
      </w:r>
      <w:proofErr w:type="spellEnd"/>
      <w:r w:rsidRPr="000D3221">
        <w:rPr>
          <w:rFonts w:ascii="Arial" w:hAnsi="Arial" w:cs="Arial"/>
          <w:sz w:val="24"/>
          <w:szCs w:val="24"/>
        </w:rPr>
        <w:t>();</w:t>
      </w:r>
    </w:p>
    <w:p w14:paraId="61507B91" w14:textId="77777777" w:rsidR="00D7431D" w:rsidRPr="000D3221" w:rsidRDefault="00D7431D" w:rsidP="00D7431D">
      <w:pPr>
        <w:rPr>
          <w:rFonts w:ascii="Arial" w:hAnsi="Arial" w:cs="Arial"/>
          <w:sz w:val="24"/>
          <w:szCs w:val="24"/>
        </w:rPr>
      </w:pPr>
      <w:r w:rsidRPr="000D3221">
        <w:rPr>
          <w:rFonts w:ascii="Arial" w:hAnsi="Arial" w:cs="Arial"/>
          <w:sz w:val="24"/>
          <w:szCs w:val="24"/>
        </w:rPr>
        <w:tab/>
      </w:r>
      <w:proofErr w:type="spellStart"/>
      <w:r w:rsidRPr="000D3221">
        <w:rPr>
          <w:rFonts w:ascii="Arial" w:hAnsi="Arial" w:cs="Arial"/>
          <w:sz w:val="24"/>
          <w:szCs w:val="24"/>
        </w:rPr>
        <w:t>FileOperations</w:t>
      </w:r>
      <w:proofErr w:type="spellEnd"/>
      <w:r w:rsidRPr="000D3221">
        <w:rPr>
          <w:rFonts w:ascii="Arial" w:hAnsi="Arial" w:cs="Arial"/>
          <w:sz w:val="24"/>
          <w:szCs w:val="24"/>
        </w:rPr>
        <w:t xml:space="preserve"> </w:t>
      </w:r>
      <w:proofErr w:type="gramStart"/>
      <w:r w:rsidRPr="000D3221">
        <w:rPr>
          <w:rFonts w:ascii="Arial" w:hAnsi="Arial" w:cs="Arial"/>
          <w:sz w:val="24"/>
          <w:szCs w:val="24"/>
        </w:rPr>
        <w:t>file(</w:t>
      </w:r>
      <w:proofErr w:type="gramEnd"/>
      <w:r w:rsidRPr="000D3221">
        <w:rPr>
          <w:rFonts w:ascii="Arial" w:hAnsi="Arial" w:cs="Arial"/>
          <w:sz w:val="24"/>
          <w:szCs w:val="24"/>
        </w:rPr>
        <w:t>(char *)"student.txt");</w:t>
      </w:r>
    </w:p>
    <w:p w14:paraId="67A14D41"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proofErr w:type="gramStart"/>
      <w:r w:rsidRPr="000D3221">
        <w:rPr>
          <w:rFonts w:ascii="Arial" w:hAnsi="Arial" w:cs="Arial"/>
          <w:sz w:val="24"/>
          <w:szCs w:val="24"/>
        </w:rPr>
        <w:t>int</w:t>
      </w:r>
      <w:proofErr w:type="spellEnd"/>
      <w:proofErr w:type="gramEnd"/>
      <w:r w:rsidRPr="000D3221">
        <w:rPr>
          <w:rFonts w:ascii="Arial" w:hAnsi="Arial" w:cs="Arial"/>
          <w:sz w:val="24"/>
          <w:szCs w:val="24"/>
        </w:rPr>
        <w:t xml:space="preserve"> </w:t>
      </w:r>
      <w:proofErr w:type="spellStart"/>
      <w:r w:rsidRPr="000D3221">
        <w:rPr>
          <w:rFonts w:ascii="Arial" w:hAnsi="Arial" w:cs="Arial"/>
          <w:sz w:val="24"/>
          <w:szCs w:val="24"/>
        </w:rPr>
        <w:t>rollNo,year,choice</w:t>
      </w:r>
      <w:proofErr w:type="spellEnd"/>
      <w:r w:rsidRPr="000D3221">
        <w:rPr>
          <w:rFonts w:ascii="Arial" w:hAnsi="Arial" w:cs="Arial"/>
          <w:sz w:val="24"/>
          <w:szCs w:val="24"/>
        </w:rPr>
        <w:t>=0;</w:t>
      </w:r>
    </w:p>
    <w:p w14:paraId="321D9FD0"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char division;</w:t>
      </w:r>
    </w:p>
    <w:p w14:paraId="3588C94D"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gramStart"/>
      <w:r w:rsidRPr="000D3221">
        <w:rPr>
          <w:rFonts w:ascii="Arial" w:hAnsi="Arial" w:cs="Arial"/>
          <w:sz w:val="24"/>
          <w:szCs w:val="24"/>
        </w:rPr>
        <w:t>char</w:t>
      </w:r>
      <w:proofErr w:type="gramEnd"/>
      <w:r w:rsidRPr="000D3221">
        <w:rPr>
          <w:rFonts w:ascii="Arial" w:hAnsi="Arial" w:cs="Arial"/>
          <w:sz w:val="24"/>
          <w:szCs w:val="24"/>
        </w:rPr>
        <w:t xml:space="preserve"> name[max],address[max];</w:t>
      </w:r>
    </w:p>
    <w:p w14:paraId="5B9F6789"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gramStart"/>
      <w:r w:rsidRPr="000D3221">
        <w:rPr>
          <w:rFonts w:ascii="Arial" w:hAnsi="Arial" w:cs="Arial"/>
          <w:sz w:val="24"/>
          <w:szCs w:val="24"/>
        </w:rPr>
        <w:t>while(</w:t>
      </w:r>
      <w:proofErr w:type="gramEnd"/>
      <w:r w:rsidRPr="000D3221">
        <w:rPr>
          <w:rFonts w:ascii="Arial" w:hAnsi="Arial" w:cs="Arial"/>
          <w:sz w:val="24"/>
          <w:szCs w:val="24"/>
        </w:rPr>
        <w:t>choice!=5)</w:t>
      </w:r>
    </w:p>
    <w:p w14:paraId="0D53E770"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
    <w:p w14:paraId="66E2600B"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proofErr w:type="gramStart"/>
      <w:r w:rsidRPr="000D3221">
        <w:rPr>
          <w:rFonts w:ascii="Arial" w:hAnsi="Arial" w:cs="Arial"/>
          <w:sz w:val="24"/>
          <w:szCs w:val="24"/>
        </w:rPr>
        <w:t>clrscr</w:t>
      </w:r>
      <w:proofErr w:type="spellEnd"/>
      <w:r w:rsidRPr="000D3221">
        <w:rPr>
          <w:rFonts w:ascii="Arial" w:hAnsi="Arial" w:cs="Arial"/>
          <w:sz w:val="24"/>
          <w:szCs w:val="24"/>
        </w:rPr>
        <w:t>(</w:t>
      </w:r>
      <w:proofErr w:type="gramEnd"/>
      <w:r w:rsidRPr="000D3221">
        <w:rPr>
          <w:rFonts w:ascii="Arial" w:hAnsi="Arial" w:cs="Arial"/>
          <w:sz w:val="24"/>
          <w:szCs w:val="24"/>
        </w:rPr>
        <w:t>);</w:t>
      </w:r>
    </w:p>
    <w:p w14:paraId="158B7438"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cout</w:t>
      </w:r>
      <w:proofErr w:type="spellEnd"/>
      <w:r w:rsidRPr="000D3221">
        <w:rPr>
          <w:rFonts w:ascii="Arial" w:hAnsi="Arial" w:cs="Arial"/>
          <w:sz w:val="24"/>
          <w:szCs w:val="24"/>
        </w:rPr>
        <w:t>&lt;&lt;"\n*****Phone Book*****\n";</w:t>
      </w:r>
    </w:p>
    <w:p w14:paraId="21F6433D"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cout</w:t>
      </w:r>
      <w:proofErr w:type="spellEnd"/>
      <w:r w:rsidRPr="000D3221">
        <w:rPr>
          <w:rFonts w:ascii="Arial" w:hAnsi="Arial" w:cs="Arial"/>
          <w:sz w:val="24"/>
          <w:szCs w:val="24"/>
        </w:rPr>
        <w:t>&lt;&lt;"1) Add New Record\n";</w:t>
      </w:r>
    </w:p>
    <w:p w14:paraId="7F7E4C27"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cout</w:t>
      </w:r>
      <w:proofErr w:type="spellEnd"/>
      <w:r w:rsidRPr="000D3221">
        <w:rPr>
          <w:rFonts w:ascii="Arial" w:hAnsi="Arial" w:cs="Arial"/>
          <w:sz w:val="24"/>
          <w:szCs w:val="24"/>
        </w:rPr>
        <w:t>&lt;&lt;"2) Display All Records\n";</w:t>
      </w:r>
    </w:p>
    <w:p w14:paraId="2B3C81EF"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cout</w:t>
      </w:r>
      <w:proofErr w:type="spellEnd"/>
      <w:r w:rsidRPr="000D3221">
        <w:rPr>
          <w:rFonts w:ascii="Arial" w:hAnsi="Arial" w:cs="Arial"/>
          <w:sz w:val="24"/>
          <w:szCs w:val="24"/>
        </w:rPr>
        <w:t xml:space="preserve">&lt;&lt;"3) Display by </w:t>
      </w:r>
      <w:proofErr w:type="spellStart"/>
      <w:r w:rsidRPr="000D3221">
        <w:rPr>
          <w:rFonts w:ascii="Arial" w:hAnsi="Arial" w:cs="Arial"/>
          <w:sz w:val="24"/>
          <w:szCs w:val="24"/>
        </w:rPr>
        <w:t>RollNo</w:t>
      </w:r>
      <w:proofErr w:type="spellEnd"/>
      <w:r w:rsidRPr="000D3221">
        <w:rPr>
          <w:rFonts w:ascii="Arial" w:hAnsi="Arial" w:cs="Arial"/>
          <w:sz w:val="24"/>
          <w:szCs w:val="24"/>
        </w:rPr>
        <w:t>\n";</w:t>
      </w:r>
    </w:p>
    <w:p w14:paraId="4B517AC6"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cout</w:t>
      </w:r>
      <w:proofErr w:type="spellEnd"/>
      <w:r w:rsidRPr="000D3221">
        <w:rPr>
          <w:rFonts w:ascii="Arial" w:hAnsi="Arial" w:cs="Arial"/>
          <w:sz w:val="24"/>
          <w:szCs w:val="24"/>
        </w:rPr>
        <w:t>&lt;&lt;"4) Deleting a Record\n";</w:t>
      </w:r>
    </w:p>
    <w:p w14:paraId="0FDFECAD"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cout</w:t>
      </w:r>
      <w:proofErr w:type="spellEnd"/>
      <w:r w:rsidRPr="000D3221">
        <w:rPr>
          <w:rFonts w:ascii="Arial" w:hAnsi="Arial" w:cs="Arial"/>
          <w:sz w:val="24"/>
          <w:szCs w:val="24"/>
        </w:rPr>
        <w:t>&lt;&lt;"5) Exit\n";</w:t>
      </w:r>
    </w:p>
    <w:p w14:paraId="1C876E29"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proofErr w:type="gramStart"/>
      <w:r w:rsidRPr="000D3221">
        <w:rPr>
          <w:rFonts w:ascii="Arial" w:hAnsi="Arial" w:cs="Arial"/>
          <w:sz w:val="24"/>
          <w:szCs w:val="24"/>
        </w:rPr>
        <w:t>cout</w:t>
      </w:r>
      <w:proofErr w:type="spellEnd"/>
      <w:proofErr w:type="gramEnd"/>
      <w:r w:rsidRPr="000D3221">
        <w:rPr>
          <w:rFonts w:ascii="Arial" w:hAnsi="Arial" w:cs="Arial"/>
          <w:sz w:val="24"/>
          <w:szCs w:val="24"/>
        </w:rPr>
        <w:t>&lt;&lt;"Choose your choice : ";</w:t>
      </w:r>
    </w:p>
    <w:p w14:paraId="1299CF0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spellStart"/>
      <w:r w:rsidRPr="000D3221">
        <w:rPr>
          <w:rFonts w:ascii="Arial" w:hAnsi="Arial" w:cs="Arial"/>
          <w:sz w:val="24"/>
          <w:szCs w:val="24"/>
        </w:rPr>
        <w:t>cin</w:t>
      </w:r>
      <w:proofErr w:type="spellEnd"/>
      <w:r w:rsidRPr="000D3221">
        <w:rPr>
          <w:rFonts w:ascii="Arial" w:hAnsi="Arial" w:cs="Arial"/>
          <w:sz w:val="24"/>
          <w:szCs w:val="24"/>
        </w:rPr>
        <w:t>&gt;&gt;choice;</w:t>
      </w:r>
    </w:p>
    <w:p w14:paraId="31A8C305"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switch(choice)</w:t>
      </w:r>
    </w:p>
    <w:p w14:paraId="324E717B"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
    <w:p w14:paraId="06644D49" w14:textId="77777777" w:rsidR="00D7431D" w:rsidRPr="000D3221" w:rsidRDefault="00D7431D" w:rsidP="00D7431D">
      <w:pPr>
        <w:rPr>
          <w:rFonts w:ascii="Arial" w:hAnsi="Arial" w:cs="Arial"/>
          <w:sz w:val="24"/>
          <w:szCs w:val="24"/>
        </w:rPr>
      </w:pPr>
      <w:r w:rsidRPr="000D3221">
        <w:rPr>
          <w:rFonts w:ascii="Arial" w:hAnsi="Arial" w:cs="Arial"/>
          <w:sz w:val="24"/>
          <w:szCs w:val="24"/>
        </w:rPr>
        <w:lastRenderedPageBreak/>
        <w:t xml:space="preserve">            </w:t>
      </w:r>
      <w:proofErr w:type="gramStart"/>
      <w:r w:rsidRPr="000D3221">
        <w:rPr>
          <w:rFonts w:ascii="Arial" w:hAnsi="Arial" w:cs="Arial"/>
          <w:sz w:val="24"/>
          <w:szCs w:val="24"/>
        </w:rPr>
        <w:t>case</w:t>
      </w:r>
      <w:proofErr w:type="gramEnd"/>
      <w:r w:rsidRPr="000D3221">
        <w:rPr>
          <w:rFonts w:ascii="Arial" w:hAnsi="Arial" w:cs="Arial"/>
          <w:sz w:val="24"/>
          <w:szCs w:val="24"/>
        </w:rPr>
        <w:t xml:space="preserve"> 1 : //New Record</w:t>
      </w:r>
    </w:p>
    <w:p w14:paraId="50F59594"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cout</w:t>
      </w:r>
      <w:proofErr w:type="spellEnd"/>
      <w:proofErr w:type="gramEnd"/>
      <w:r w:rsidRPr="000D3221">
        <w:rPr>
          <w:rFonts w:ascii="Arial" w:hAnsi="Arial" w:cs="Arial"/>
          <w:sz w:val="24"/>
          <w:szCs w:val="24"/>
        </w:rPr>
        <w:t>&lt;&lt;</w:t>
      </w:r>
      <w:proofErr w:type="spellStart"/>
      <w:r w:rsidRPr="000D3221">
        <w:rPr>
          <w:rFonts w:ascii="Arial" w:hAnsi="Arial" w:cs="Arial"/>
          <w:sz w:val="24"/>
          <w:szCs w:val="24"/>
        </w:rPr>
        <w:t>endl</w:t>
      </w:r>
      <w:proofErr w:type="spellEnd"/>
      <w:r w:rsidRPr="000D3221">
        <w:rPr>
          <w:rFonts w:ascii="Arial" w:hAnsi="Arial" w:cs="Arial"/>
          <w:sz w:val="24"/>
          <w:szCs w:val="24"/>
        </w:rPr>
        <w:t xml:space="preserve">&lt;&lt;"Enter </w:t>
      </w:r>
      <w:proofErr w:type="spellStart"/>
      <w:r w:rsidRPr="000D3221">
        <w:rPr>
          <w:rFonts w:ascii="Arial" w:hAnsi="Arial" w:cs="Arial"/>
          <w:sz w:val="24"/>
          <w:szCs w:val="24"/>
        </w:rPr>
        <w:t>RollNo</w:t>
      </w:r>
      <w:proofErr w:type="spellEnd"/>
      <w:r w:rsidRPr="000D3221">
        <w:rPr>
          <w:rFonts w:ascii="Arial" w:hAnsi="Arial" w:cs="Arial"/>
          <w:sz w:val="24"/>
          <w:szCs w:val="24"/>
        </w:rPr>
        <w:t xml:space="preserve"> and name : \n";</w:t>
      </w:r>
    </w:p>
    <w:p w14:paraId="7878211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cin</w:t>
      </w:r>
      <w:proofErr w:type="spellEnd"/>
      <w:r w:rsidRPr="000D3221">
        <w:rPr>
          <w:rFonts w:ascii="Arial" w:hAnsi="Arial" w:cs="Arial"/>
          <w:sz w:val="24"/>
          <w:szCs w:val="24"/>
        </w:rPr>
        <w:t>&gt;&gt;</w:t>
      </w:r>
      <w:proofErr w:type="spellStart"/>
      <w:r w:rsidRPr="000D3221">
        <w:rPr>
          <w:rFonts w:ascii="Arial" w:hAnsi="Arial" w:cs="Arial"/>
          <w:sz w:val="24"/>
          <w:szCs w:val="24"/>
        </w:rPr>
        <w:t>rollNo</w:t>
      </w:r>
      <w:proofErr w:type="spellEnd"/>
      <w:r w:rsidRPr="000D3221">
        <w:rPr>
          <w:rFonts w:ascii="Arial" w:hAnsi="Arial" w:cs="Arial"/>
          <w:sz w:val="24"/>
          <w:szCs w:val="24"/>
        </w:rPr>
        <w:t>&gt;&gt;name;</w:t>
      </w:r>
    </w:p>
    <w:p w14:paraId="339B20EA"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cout</w:t>
      </w:r>
      <w:proofErr w:type="spellEnd"/>
      <w:proofErr w:type="gramEnd"/>
      <w:r w:rsidRPr="000D3221">
        <w:rPr>
          <w:rFonts w:ascii="Arial" w:hAnsi="Arial" w:cs="Arial"/>
          <w:sz w:val="24"/>
          <w:szCs w:val="24"/>
        </w:rPr>
        <w:t>&lt;&lt;"Enter Year and Division : \n";</w:t>
      </w:r>
    </w:p>
    <w:p w14:paraId="614A80A8"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cin</w:t>
      </w:r>
      <w:proofErr w:type="spellEnd"/>
      <w:r w:rsidRPr="000D3221">
        <w:rPr>
          <w:rFonts w:ascii="Arial" w:hAnsi="Arial" w:cs="Arial"/>
          <w:sz w:val="24"/>
          <w:szCs w:val="24"/>
        </w:rPr>
        <w:t>&gt;&gt;year&gt;&gt;division;</w:t>
      </w:r>
    </w:p>
    <w:p w14:paraId="02368A19"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cout</w:t>
      </w:r>
      <w:proofErr w:type="spellEnd"/>
      <w:proofErr w:type="gramEnd"/>
      <w:r w:rsidRPr="000D3221">
        <w:rPr>
          <w:rFonts w:ascii="Arial" w:hAnsi="Arial" w:cs="Arial"/>
          <w:sz w:val="24"/>
          <w:szCs w:val="24"/>
        </w:rPr>
        <w:t>&lt;&lt;"Enter address : \n";</w:t>
      </w:r>
    </w:p>
    <w:p w14:paraId="015C8520"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cin</w:t>
      </w:r>
      <w:proofErr w:type="spellEnd"/>
      <w:r w:rsidRPr="000D3221">
        <w:rPr>
          <w:rFonts w:ascii="Arial" w:hAnsi="Arial" w:cs="Arial"/>
          <w:sz w:val="24"/>
          <w:szCs w:val="24"/>
        </w:rPr>
        <w:t>&gt;&gt;address;</w:t>
      </w:r>
    </w:p>
    <w:p w14:paraId="556BDE43"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file.insertRecord</w:t>
      </w:r>
      <w:proofErr w:type="spellEnd"/>
      <w:r w:rsidRPr="000D3221">
        <w:rPr>
          <w:rFonts w:ascii="Arial" w:hAnsi="Arial" w:cs="Arial"/>
          <w:sz w:val="24"/>
          <w:szCs w:val="24"/>
        </w:rPr>
        <w:t>(</w:t>
      </w:r>
      <w:proofErr w:type="spellStart"/>
      <w:proofErr w:type="gramEnd"/>
      <w:r w:rsidRPr="000D3221">
        <w:rPr>
          <w:rFonts w:ascii="Arial" w:hAnsi="Arial" w:cs="Arial"/>
          <w:sz w:val="24"/>
          <w:szCs w:val="24"/>
        </w:rPr>
        <w:t>rollNo,name,year,division,address</w:t>
      </w:r>
      <w:proofErr w:type="spellEnd"/>
      <w:r w:rsidRPr="000D3221">
        <w:rPr>
          <w:rFonts w:ascii="Arial" w:hAnsi="Arial" w:cs="Arial"/>
          <w:sz w:val="24"/>
          <w:szCs w:val="24"/>
        </w:rPr>
        <w:t>);</w:t>
      </w:r>
    </w:p>
    <w:p w14:paraId="263AA5A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break;</w:t>
      </w:r>
    </w:p>
    <w:p w14:paraId="32F28F74"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gramStart"/>
      <w:r w:rsidRPr="000D3221">
        <w:rPr>
          <w:rFonts w:ascii="Arial" w:hAnsi="Arial" w:cs="Arial"/>
          <w:sz w:val="24"/>
          <w:szCs w:val="24"/>
        </w:rPr>
        <w:t>case</w:t>
      </w:r>
      <w:proofErr w:type="gramEnd"/>
      <w:r w:rsidRPr="000D3221">
        <w:rPr>
          <w:rFonts w:ascii="Arial" w:hAnsi="Arial" w:cs="Arial"/>
          <w:sz w:val="24"/>
          <w:szCs w:val="24"/>
        </w:rPr>
        <w:t xml:space="preserve"> 2 :</w:t>
      </w:r>
    </w:p>
    <w:p w14:paraId="1E76120F"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file.displayAllRecords</w:t>
      </w:r>
      <w:proofErr w:type="spellEnd"/>
      <w:r w:rsidRPr="000D3221">
        <w:rPr>
          <w:rFonts w:ascii="Arial" w:hAnsi="Arial" w:cs="Arial"/>
          <w:sz w:val="24"/>
          <w:szCs w:val="24"/>
        </w:rPr>
        <w:t>(</w:t>
      </w:r>
      <w:proofErr w:type="gramEnd"/>
      <w:r w:rsidRPr="000D3221">
        <w:rPr>
          <w:rFonts w:ascii="Arial" w:hAnsi="Arial" w:cs="Arial"/>
          <w:sz w:val="24"/>
          <w:szCs w:val="24"/>
        </w:rPr>
        <w:t>);</w:t>
      </w:r>
    </w:p>
    <w:p w14:paraId="329F96C7"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break;</w:t>
      </w:r>
    </w:p>
    <w:p w14:paraId="2F681527"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gramStart"/>
      <w:r w:rsidRPr="000D3221">
        <w:rPr>
          <w:rFonts w:ascii="Arial" w:hAnsi="Arial" w:cs="Arial"/>
          <w:sz w:val="24"/>
          <w:szCs w:val="24"/>
        </w:rPr>
        <w:t>case</w:t>
      </w:r>
      <w:proofErr w:type="gramEnd"/>
      <w:r w:rsidRPr="000D3221">
        <w:rPr>
          <w:rFonts w:ascii="Arial" w:hAnsi="Arial" w:cs="Arial"/>
          <w:sz w:val="24"/>
          <w:szCs w:val="24"/>
        </w:rPr>
        <w:t xml:space="preserve"> 3 :</w:t>
      </w:r>
    </w:p>
    <w:p w14:paraId="4700503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cout</w:t>
      </w:r>
      <w:proofErr w:type="spellEnd"/>
      <w:r w:rsidRPr="000D3221">
        <w:rPr>
          <w:rFonts w:ascii="Arial" w:hAnsi="Arial" w:cs="Arial"/>
          <w:sz w:val="24"/>
          <w:szCs w:val="24"/>
        </w:rPr>
        <w:t>&lt;&lt;"Enter Roll Number";</w:t>
      </w:r>
    </w:p>
    <w:p w14:paraId="7212EA2E"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cin</w:t>
      </w:r>
      <w:proofErr w:type="spellEnd"/>
      <w:r w:rsidRPr="000D3221">
        <w:rPr>
          <w:rFonts w:ascii="Arial" w:hAnsi="Arial" w:cs="Arial"/>
          <w:sz w:val="24"/>
          <w:szCs w:val="24"/>
        </w:rPr>
        <w:t>&gt;&gt;</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5AAEE57D"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try</w:t>
      </w:r>
    </w:p>
    <w:p w14:paraId="02A6D324"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54FEC0AD"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file.displayRecord</w:t>
      </w:r>
      <w:proofErr w:type="spellEnd"/>
      <w:r w:rsidRPr="000D3221">
        <w:rPr>
          <w:rFonts w:ascii="Arial" w:hAnsi="Arial" w:cs="Arial"/>
          <w:sz w:val="24"/>
          <w:szCs w:val="24"/>
        </w:rPr>
        <w:t>(</w:t>
      </w:r>
      <w:proofErr w:type="spellStart"/>
      <w:proofErr w:type="gramEnd"/>
      <w:r w:rsidRPr="000D3221">
        <w:rPr>
          <w:rFonts w:ascii="Arial" w:hAnsi="Arial" w:cs="Arial"/>
          <w:sz w:val="24"/>
          <w:szCs w:val="24"/>
        </w:rPr>
        <w:t>rollNo</w:t>
      </w:r>
      <w:proofErr w:type="spellEnd"/>
      <w:r w:rsidRPr="000D3221">
        <w:rPr>
          <w:rFonts w:ascii="Arial" w:hAnsi="Arial" w:cs="Arial"/>
          <w:sz w:val="24"/>
          <w:szCs w:val="24"/>
        </w:rPr>
        <w:t>);</w:t>
      </w:r>
    </w:p>
    <w:p w14:paraId="4C329A52"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4C5714BB"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gramStart"/>
      <w:r w:rsidRPr="000D3221">
        <w:rPr>
          <w:rFonts w:ascii="Arial" w:hAnsi="Arial" w:cs="Arial"/>
          <w:sz w:val="24"/>
          <w:szCs w:val="24"/>
        </w:rPr>
        <w:t>catch(</w:t>
      </w:r>
      <w:proofErr w:type="gramEnd"/>
      <w:r w:rsidRPr="000D3221">
        <w:rPr>
          <w:rFonts w:ascii="Arial" w:hAnsi="Arial" w:cs="Arial"/>
          <w:sz w:val="24"/>
          <w:szCs w:val="24"/>
        </w:rPr>
        <w:t>const char *str)</w:t>
      </w:r>
    </w:p>
    <w:p w14:paraId="43C314B6"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2DFE6E99"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cout</w:t>
      </w:r>
      <w:proofErr w:type="spellEnd"/>
      <w:r w:rsidRPr="000D3221">
        <w:rPr>
          <w:rFonts w:ascii="Arial" w:hAnsi="Arial" w:cs="Arial"/>
          <w:sz w:val="24"/>
          <w:szCs w:val="24"/>
        </w:rPr>
        <w:t>&lt;&lt;</w:t>
      </w:r>
      <w:proofErr w:type="spellStart"/>
      <w:r w:rsidRPr="000D3221">
        <w:rPr>
          <w:rFonts w:ascii="Arial" w:hAnsi="Arial" w:cs="Arial"/>
          <w:sz w:val="24"/>
          <w:szCs w:val="24"/>
        </w:rPr>
        <w:t>str</w:t>
      </w:r>
      <w:proofErr w:type="spellEnd"/>
      <w:r w:rsidRPr="000D3221">
        <w:rPr>
          <w:rFonts w:ascii="Arial" w:hAnsi="Arial" w:cs="Arial"/>
          <w:sz w:val="24"/>
          <w:szCs w:val="24"/>
        </w:rPr>
        <w:t>;</w:t>
      </w:r>
    </w:p>
    <w:p w14:paraId="14E5AD50"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w:t>
      </w:r>
    </w:p>
    <w:p w14:paraId="4A36A5B6"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break;</w:t>
      </w:r>
    </w:p>
    <w:p w14:paraId="2D80142E"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case 4:</w:t>
      </w:r>
    </w:p>
    <w:p w14:paraId="2592F31E"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cout</w:t>
      </w:r>
      <w:proofErr w:type="spellEnd"/>
      <w:r w:rsidRPr="000D3221">
        <w:rPr>
          <w:rFonts w:ascii="Arial" w:hAnsi="Arial" w:cs="Arial"/>
          <w:sz w:val="24"/>
          <w:szCs w:val="24"/>
        </w:rPr>
        <w:t xml:space="preserve">&lt;&lt;"Enter </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1185878A" w14:textId="77777777" w:rsidR="00D7431D" w:rsidRPr="000D3221" w:rsidRDefault="00D7431D" w:rsidP="00D7431D">
      <w:pPr>
        <w:rPr>
          <w:rFonts w:ascii="Arial" w:hAnsi="Arial" w:cs="Arial"/>
          <w:sz w:val="24"/>
          <w:szCs w:val="24"/>
        </w:rPr>
      </w:pPr>
      <w:r w:rsidRPr="000D3221">
        <w:rPr>
          <w:rFonts w:ascii="Arial" w:hAnsi="Arial" w:cs="Arial"/>
          <w:sz w:val="24"/>
          <w:szCs w:val="24"/>
        </w:rPr>
        <w:lastRenderedPageBreak/>
        <w:t xml:space="preserve">            </w:t>
      </w:r>
      <w:r w:rsidRPr="000D3221">
        <w:rPr>
          <w:rFonts w:ascii="Arial" w:hAnsi="Arial" w:cs="Arial"/>
          <w:sz w:val="24"/>
          <w:szCs w:val="24"/>
        </w:rPr>
        <w:tab/>
      </w:r>
      <w:r w:rsidRPr="000D3221">
        <w:rPr>
          <w:rFonts w:ascii="Arial" w:hAnsi="Arial" w:cs="Arial"/>
          <w:sz w:val="24"/>
          <w:szCs w:val="24"/>
        </w:rPr>
        <w:tab/>
      </w:r>
      <w:proofErr w:type="spellStart"/>
      <w:r w:rsidRPr="000D3221">
        <w:rPr>
          <w:rFonts w:ascii="Arial" w:hAnsi="Arial" w:cs="Arial"/>
          <w:sz w:val="24"/>
          <w:szCs w:val="24"/>
        </w:rPr>
        <w:t>cin</w:t>
      </w:r>
      <w:proofErr w:type="spellEnd"/>
      <w:r w:rsidRPr="000D3221">
        <w:rPr>
          <w:rFonts w:ascii="Arial" w:hAnsi="Arial" w:cs="Arial"/>
          <w:sz w:val="24"/>
          <w:szCs w:val="24"/>
        </w:rPr>
        <w:t>&gt;&gt;</w:t>
      </w:r>
      <w:proofErr w:type="spellStart"/>
      <w:r w:rsidRPr="000D3221">
        <w:rPr>
          <w:rFonts w:ascii="Arial" w:hAnsi="Arial" w:cs="Arial"/>
          <w:sz w:val="24"/>
          <w:szCs w:val="24"/>
        </w:rPr>
        <w:t>rollNo</w:t>
      </w:r>
      <w:proofErr w:type="spellEnd"/>
      <w:r w:rsidRPr="000D3221">
        <w:rPr>
          <w:rFonts w:ascii="Arial" w:hAnsi="Arial" w:cs="Arial"/>
          <w:sz w:val="24"/>
          <w:szCs w:val="24"/>
        </w:rPr>
        <w:t>;</w:t>
      </w:r>
    </w:p>
    <w:p w14:paraId="4AAD711B"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r>
      <w:proofErr w:type="spellStart"/>
      <w:proofErr w:type="gramStart"/>
      <w:r w:rsidRPr="000D3221">
        <w:rPr>
          <w:rFonts w:ascii="Arial" w:hAnsi="Arial" w:cs="Arial"/>
          <w:sz w:val="24"/>
          <w:szCs w:val="24"/>
        </w:rPr>
        <w:t>file.deleteRecord</w:t>
      </w:r>
      <w:proofErr w:type="spellEnd"/>
      <w:r w:rsidRPr="000D3221">
        <w:rPr>
          <w:rFonts w:ascii="Arial" w:hAnsi="Arial" w:cs="Arial"/>
          <w:sz w:val="24"/>
          <w:szCs w:val="24"/>
        </w:rPr>
        <w:t>(</w:t>
      </w:r>
      <w:proofErr w:type="spellStart"/>
      <w:proofErr w:type="gramEnd"/>
      <w:r w:rsidRPr="000D3221">
        <w:rPr>
          <w:rFonts w:ascii="Arial" w:hAnsi="Arial" w:cs="Arial"/>
          <w:sz w:val="24"/>
          <w:szCs w:val="24"/>
        </w:rPr>
        <w:t>rollNo</w:t>
      </w:r>
      <w:proofErr w:type="spellEnd"/>
      <w:r w:rsidRPr="000D3221">
        <w:rPr>
          <w:rFonts w:ascii="Arial" w:hAnsi="Arial" w:cs="Arial"/>
          <w:sz w:val="24"/>
          <w:szCs w:val="24"/>
        </w:rPr>
        <w:t>);</w:t>
      </w:r>
    </w:p>
    <w:p w14:paraId="7AD8E695"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r w:rsidRPr="000D3221">
        <w:rPr>
          <w:rFonts w:ascii="Arial" w:hAnsi="Arial" w:cs="Arial"/>
          <w:sz w:val="24"/>
          <w:szCs w:val="24"/>
        </w:rPr>
        <w:tab/>
      </w:r>
      <w:r w:rsidRPr="000D3221">
        <w:rPr>
          <w:rFonts w:ascii="Arial" w:hAnsi="Arial" w:cs="Arial"/>
          <w:sz w:val="24"/>
          <w:szCs w:val="24"/>
        </w:rPr>
        <w:tab/>
        <w:t>break;</w:t>
      </w:r>
    </w:p>
    <w:p w14:paraId="6E12D0CC"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roofErr w:type="gramStart"/>
      <w:r w:rsidRPr="000D3221">
        <w:rPr>
          <w:rFonts w:ascii="Arial" w:hAnsi="Arial" w:cs="Arial"/>
          <w:sz w:val="24"/>
          <w:szCs w:val="24"/>
        </w:rPr>
        <w:t>case</w:t>
      </w:r>
      <w:proofErr w:type="gramEnd"/>
      <w:r w:rsidRPr="000D3221">
        <w:rPr>
          <w:rFonts w:ascii="Arial" w:hAnsi="Arial" w:cs="Arial"/>
          <w:sz w:val="24"/>
          <w:szCs w:val="24"/>
        </w:rPr>
        <w:t xml:space="preserve"> 5 :break;</w:t>
      </w:r>
    </w:p>
    <w:p w14:paraId="62E106E3"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
    <w:p w14:paraId="6DD21824" w14:textId="77777777" w:rsidR="00D7431D" w:rsidRPr="000D3221" w:rsidRDefault="00D7431D" w:rsidP="00D7431D">
      <w:pPr>
        <w:rPr>
          <w:rFonts w:ascii="Arial" w:hAnsi="Arial" w:cs="Arial"/>
          <w:sz w:val="24"/>
          <w:szCs w:val="24"/>
        </w:rPr>
      </w:pPr>
    </w:p>
    <w:p w14:paraId="2FF50993" w14:textId="77777777" w:rsidR="00D7431D" w:rsidRPr="000D3221" w:rsidRDefault="00D7431D" w:rsidP="00D7431D">
      <w:pPr>
        <w:rPr>
          <w:rFonts w:ascii="Arial" w:hAnsi="Arial" w:cs="Arial"/>
          <w:sz w:val="24"/>
          <w:szCs w:val="24"/>
        </w:rPr>
      </w:pPr>
      <w:r w:rsidRPr="000D3221">
        <w:rPr>
          <w:rFonts w:ascii="Arial" w:hAnsi="Arial" w:cs="Arial"/>
          <w:sz w:val="24"/>
          <w:szCs w:val="24"/>
        </w:rPr>
        <w:t xml:space="preserve">    }</w:t>
      </w:r>
    </w:p>
    <w:p w14:paraId="667D26D7" w14:textId="77777777" w:rsidR="00D7431D" w:rsidRPr="000D3221" w:rsidRDefault="00D7431D" w:rsidP="00D7431D">
      <w:pPr>
        <w:rPr>
          <w:rFonts w:ascii="Arial" w:hAnsi="Arial" w:cs="Arial"/>
          <w:sz w:val="24"/>
          <w:szCs w:val="24"/>
        </w:rPr>
      </w:pPr>
      <w:r w:rsidRPr="000D3221">
        <w:rPr>
          <w:rFonts w:ascii="Arial" w:hAnsi="Arial" w:cs="Arial"/>
          <w:sz w:val="24"/>
          <w:szCs w:val="24"/>
        </w:rPr>
        <w:t>}</w:t>
      </w:r>
    </w:p>
    <w:p w14:paraId="6A47E929" w14:textId="77777777" w:rsidR="00D7431D" w:rsidRPr="000D3221" w:rsidRDefault="00D7431D" w:rsidP="00D7431D">
      <w:pPr>
        <w:rPr>
          <w:rFonts w:ascii="Arial" w:hAnsi="Arial" w:cs="Arial"/>
          <w:b/>
          <w:bCs/>
          <w:sz w:val="32"/>
          <w:szCs w:val="32"/>
          <w:u w:val="single"/>
        </w:rPr>
      </w:pPr>
    </w:p>
    <w:p w14:paraId="63C8A8AD" w14:textId="77777777" w:rsidR="00D7431D" w:rsidRPr="000D3221" w:rsidRDefault="00D7431D" w:rsidP="00D7431D">
      <w:pPr>
        <w:rPr>
          <w:rFonts w:ascii="Arial" w:hAnsi="Arial" w:cs="Arial"/>
          <w:b/>
          <w:bCs/>
          <w:sz w:val="32"/>
          <w:szCs w:val="32"/>
          <w:u w:val="single"/>
        </w:rPr>
      </w:pPr>
      <w:r w:rsidRPr="000D3221">
        <w:rPr>
          <w:rFonts w:ascii="Arial" w:hAnsi="Arial" w:cs="Arial"/>
          <w:b/>
          <w:bCs/>
          <w:sz w:val="32"/>
          <w:szCs w:val="32"/>
          <w:u w:val="single"/>
        </w:rPr>
        <w:t>Output Screenshots:-</w:t>
      </w:r>
    </w:p>
    <w:p w14:paraId="23FBEC6F" w14:textId="77777777" w:rsidR="00D7431D" w:rsidRPr="000D3221" w:rsidRDefault="00D7431D" w:rsidP="00D7431D">
      <w:pPr>
        <w:rPr>
          <w:rFonts w:ascii="Arial" w:hAnsi="Arial" w:cs="Arial"/>
        </w:rPr>
      </w:pPr>
      <w:r w:rsidRPr="000D3221">
        <w:rPr>
          <w:rFonts w:ascii="Arial" w:hAnsi="Arial" w:cs="Arial"/>
          <w:noProof/>
          <w:lang w:bidi="mr-IN"/>
        </w:rPr>
        <w:drawing>
          <wp:inline distT="0" distB="0" distL="0" distR="0" wp14:anchorId="467ED9E0" wp14:editId="0B794FCD">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12AA3445" w14:textId="77777777" w:rsidR="00D7431D" w:rsidRPr="000D3221" w:rsidRDefault="00D7431D" w:rsidP="00D7431D">
      <w:pPr>
        <w:rPr>
          <w:rFonts w:ascii="Arial" w:hAnsi="Arial" w:cs="Arial"/>
        </w:rPr>
      </w:pPr>
      <w:r w:rsidRPr="000D3221">
        <w:rPr>
          <w:rFonts w:ascii="Arial" w:hAnsi="Arial" w:cs="Arial"/>
          <w:noProof/>
          <w:lang w:bidi="mr-IN"/>
        </w:rPr>
        <w:lastRenderedPageBreak/>
        <w:drawing>
          <wp:inline distT="0" distB="0" distL="0" distR="0" wp14:anchorId="47F734C1" wp14:editId="71AF9C5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6A3FBA8" w14:textId="77777777" w:rsidR="00D7431D" w:rsidRPr="000D3221" w:rsidRDefault="00D7431D" w:rsidP="00D7431D">
      <w:pPr>
        <w:rPr>
          <w:rFonts w:ascii="Arial" w:hAnsi="Arial" w:cs="Arial"/>
          <w:b/>
          <w:bCs/>
          <w:sz w:val="32"/>
          <w:szCs w:val="32"/>
          <w:u w:val="single"/>
        </w:rPr>
      </w:pPr>
    </w:p>
    <w:p w14:paraId="7BFA2588" w14:textId="77777777" w:rsidR="00D7431D" w:rsidRPr="000D3221" w:rsidRDefault="00D7431D" w:rsidP="00D7431D">
      <w:pPr>
        <w:rPr>
          <w:rFonts w:ascii="Arial" w:hAnsi="Arial" w:cs="Arial"/>
          <w:b/>
          <w:bCs/>
          <w:sz w:val="32"/>
          <w:szCs w:val="32"/>
          <w:u w:val="single"/>
        </w:rPr>
      </w:pPr>
      <w:r w:rsidRPr="000D3221">
        <w:rPr>
          <w:rFonts w:ascii="Arial" w:hAnsi="Arial" w:cs="Arial"/>
          <w:b/>
          <w:bCs/>
          <w:sz w:val="32"/>
          <w:szCs w:val="32"/>
          <w:u w:val="single"/>
        </w:rPr>
        <w:t>Conclusion</w:t>
      </w:r>
      <w:proofErr w:type="gramStart"/>
      <w:r w:rsidRPr="000D3221">
        <w:rPr>
          <w:rFonts w:ascii="Arial" w:hAnsi="Arial" w:cs="Arial"/>
          <w:b/>
          <w:bCs/>
          <w:sz w:val="32"/>
          <w:szCs w:val="32"/>
          <w:u w:val="single"/>
        </w:rPr>
        <w:t>:-</w:t>
      </w:r>
      <w:proofErr w:type="gramEnd"/>
      <w:r w:rsidRPr="000D3221">
        <w:rPr>
          <w:rFonts w:ascii="Arial" w:hAnsi="Arial" w:cs="Arial"/>
          <w:b/>
          <w:bCs/>
          <w:sz w:val="32"/>
          <w:szCs w:val="32"/>
          <w:u w:val="single"/>
        </w:rPr>
        <w:t xml:space="preserve"> </w:t>
      </w:r>
      <w:proofErr w:type="spellStart"/>
      <w:r w:rsidRPr="000D3221">
        <w:rPr>
          <w:rFonts w:ascii="Arial" w:hAnsi="Arial" w:cs="Arial"/>
          <w:sz w:val="24"/>
          <w:szCs w:val="24"/>
        </w:rPr>
        <w:t>Thus,this</w:t>
      </w:r>
      <w:proofErr w:type="spellEnd"/>
      <w:r w:rsidRPr="000D3221">
        <w:rPr>
          <w:rFonts w:ascii="Arial" w:hAnsi="Arial" w:cs="Arial"/>
          <w:sz w:val="24"/>
          <w:szCs w:val="24"/>
        </w:rPr>
        <w:t xml:space="preserve"> assignment implemented successfully.</w:t>
      </w:r>
    </w:p>
    <w:p w14:paraId="35941C04" w14:textId="77777777" w:rsidR="00D7431D" w:rsidRDefault="00D7431D" w:rsidP="00D7431D">
      <w:pPr>
        <w:jc w:val="center"/>
        <w:rPr>
          <w:b/>
          <w:bCs/>
          <w:sz w:val="40"/>
          <w:szCs w:val="40"/>
          <w:u w:val="single"/>
        </w:rPr>
      </w:pPr>
      <w:r>
        <w:rPr>
          <w:b/>
          <w:bCs/>
          <w:sz w:val="40"/>
          <w:szCs w:val="40"/>
          <w:u w:val="single"/>
        </w:rPr>
        <w:t>ASSIGNMENT NO.9.</w:t>
      </w:r>
    </w:p>
    <w:p w14:paraId="0E03A55E" w14:textId="77777777" w:rsidR="00D7431D" w:rsidRPr="003A4E46" w:rsidRDefault="00D7431D" w:rsidP="00D7431D">
      <w:pPr>
        <w:jc w:val="center"/>
        <w:rPr>
          <w:b/>
          <w:bCs/>
          <w:sz w:val="40"/>
          <w:szCs w:val="40"/>
          <w:u w:val="single"/>
        </w:rPr>
      </w:pPr>
    </w:p>
    <w:p w14:paraId="3CEBB2E8" w14:textId="77777777" w:rsidR="00D7431D" w:rsidRPr="009C4D8E" w:rsidRDefault="00D7431D" w:rsidP="00D7431D">
      <w:pPr>
        <w:pStyle w:val="Default"/>
        <w:rPr>
          <w:rFonts w:cs="Arial Unicode MS"/>
          <w:color w:val="auto"/>
        </w:rPr>
      </w:pPr>
      <w:proofErr w:type="gramStart"/>
      <w:r w:rsidRPr="003A4E46">
        <w:rPr>
          <w:b/>
          <w:bCs/>
          <w:sz w:val="32"/>
          <w:szCs w:val="32"/>
          <w:u w:val="single"/>
        </w:rPr>
        <w:t>Aim :-</w:t>
      </w:r>
      <w:proofErr w:type="gramEnd"/>
      <w:r w:rsidRPr="003A4E46">
        <w:rPr>
          <w:sz w:val="28"/>
          <w:szCs w:val="28"/>
          <w:u w:val="single"/>
        </w:rPr>
        <w:t xml:space="preserve"> </w:t>
      </w:r>
      <w:r>
        <w:rPr>
          <w:rFonts w:cs="Arial Unicode MS"/>
          <w:color w:val="auto"/>
        </w:rPr>
        <w:t xml:space="preserve">  </w:t>
      </w:r>
      <w:r w:rsidRPr="009C4D8E">
        <w:t xml:space="preserve">Company maintains employee information as employee ID, name, designation and salary. Allow user to add, delete information of employee. Display information of particular employee. If employee does not exist an appropriate message is displayed. If it is, then the system displays the employee details. Use index sequential file to maintain the data. </w:t>
      </w:r>
    </w:p>
    <w:p w14:paraId="393B4B1E" w14:textId="77777777" w:rsidR="00D7431D" w:rsidRDefault="00D7431D" w:rsidP="00D7431D">
      <w:pPr>
        <w:pStyle w:val="Default"/>
        <w:rPr>
          <w:b/>
          <w:bCs/>
          <w:sz w:val="32"/>
          <w:szCs w:val="32"/>
          <w:u w:val="single"/>
        </w:rPr>
      </w:pPr>
    </w:p>
    <w:p w14:paraId="32BD99C3" w14:textId="77777777" w:rsidR="00D7431D" w:rsidRPr="009C4D8E" w:rsidRDefault="00D7431D" w:rsidP="00D7431D">
      <w:pPr>
        <w:pStyle w:val="Default"/>
        <w:rPr>
          <w:sz w:val="22"/>
          <w:szCs w:val="22"/>
        </w:rPr>
      </w:pPr>
      <w:r w:rsidRPr="003A4E46">
        <w:rPr>
          <w:b/>
          <w:bCs/>
          <w:sz w:val="32"/>
          <w:szCs w:val="32"/>
          <w:u w:val="single"/>
        </w:rPr>
        <w:t>Objective</w:t>
      </w:r>
      <w:proofErr w:type="gramStart"/>
      <w:r w:rsidRPr="003A4E46">
        <w:rPr>
          <w:b/>
          <w:bCs/>
          <w:sz w:val="32"/>
          <w:szCs w:val="32"/>
          <w:u w:val="single"/>
        </w:rPr>
        <w:t>:-</w:t>
      </w:r>
      <w:proofErr w:type="gramEnd"/>
      <w:r w:rsidRPr="009C4D8E">
        <w:t xml:space="preserve"> to study use of different data structure concepts in this program.</w:t>
      </w:r>
    </w:p>
    <w:p w14:paraId="2EC09BD7" w14:textId="77777777" w:rsidR="00D7431D" w:rsidRDefault="00D7431D" w:rsidP="00D7431D">
      <w:pPr>
        <w:rPr>
          <w:b/>
          <w:bCs/>
          <w:sz w:val="32"/>
          <w:szCs w:val="32"/>
          <w:u w:val="single"/>
        </w:rPr>
      </w:pPr>
    </w:p>
    <w:p w14:paraId="2E276451" w14:textId="77777777" w:rsidR="00D7431D" w:rsidRDefault="00D7431D" w:rsidP="00D7431D">
      <w:pPr>
        <w:rPr>
          <w:b/>
          <w:bCs/>
          <w:sz w:val="32"/>
          <w:szCs w:val="32"/>
          <w:u w:val="single"/>
        </w:rPr>
      </w:pPr>
      <w:r w:rsidRPr="003A4E46">
        <w:rPr>
          <w:b/>
          <w:bCs/>
          <w:sz w:val="32"/>
          <w:szCs w:val="32"/>
          <w:u w:val="single"/>
        </w:rPr>
        <w:t>Theory:-</w:t>
      </w:r>
    </w:p>
    <w:p w14:paraId="38404FC4" w14:textId="77777777" w:rsidR="00D7431D" w:rsidRPr="000D3221" w:rsidRDefault="00D7431D" w:rsidP="00D7431D">
      <w:pPr>
        <w:spacing w:after="300" w:line="240" w:lineRule="auto"/>
        <w:outlineLvl w:val="0"/>
        <w:rPr>
          <w:rFonts w:ascii="Arial" w:eastAsia="Times New Roman" w:hAnsi="Arial" w:cs="Arial"/>
          <w:b/>
          <w:bCs/>
          <w:color w:val="000000" w:themeColor="text1"/>
          <w:kern w:val="36"/>
          <w:sz w:val="24"/>
          <w:szCs w:val="24"/>
          <w:lang w:bidi="bn-IN"/>
        </w:rPr>
      </w:pPr>
      <w:r w:rsidRPr="000D3221">
        <w:rPr>
          <w:rFonts w:ascii="Arial" w:eastAsia="Times New Roman" w:hAnsi="Arial" w:cs="Arial"/>
          <w:b/>
          <w:bCs/>
          <w:color w:val="000000" w:themeColor="text1"/>
          <w:kern w:val="36"/>
          <w:sz w:val="24"/>
          <w:szCs w:val="24"/>
          <w:lang w:bidi="bn-IN"/>
        </w:rPr>
        <w:t>Input/output formatting</w:t>
      </w:r>
    </w:p>
    <w:p w14:paraId="1640F1F7"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Writing to or reading from a file is similar to writing onto a terminal screen or reading from a keyboard. Differences are:</w:t>
      </w:r>
    </w:p>
    <w:p w14:paraId="548F4973" w14:textId="77777777" w:rsidR="00D7431D" w:rsidRPr="000D3221" w:rsidRDefault="00D7431D" w:rsidP="00D7431D">
      <w:pPr>
        <w:numPr>
          <w:ilvl w:val="0"/>
          <w:numId w:val="7"/>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lastRenderedPageBreak/>
        <w:t>File must be opened with an OPEN statement, in which the unit number and (optionally) the filename are given</w:t>
      </w:r>
    </w:p>
    <w:p w14:paraId="1801ADE0" w14:textId="77777777" w:rsidR="00D7431D" w:rsidRPr="000D3221" w:rsidRDefault="00D7431D" w:rsidP="00D7431D">
      <w:pPr>
        <w:numPr>
          <w:ilvl w:val="0"/>
          <w:numId w:val="7"/>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Subsequent writes (or reads) must refer to a known unit number (used for open)</w:t>
      </w:r>
    </w:p>
    <w:p w14:paraId="13782FD6" w14:textId="77777777" w:rsidR="00D7431D" w:rsidRPr="000D3221" w:rsidRDefault="00D7431D" w:rsidP="00D7431D">
      <w:pPr>
        <w:numPr>
          <w:ilvl w:val="0"/>
          <w:numId w:val="7"/>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File should be closed at the end</w:t>
      </w:r>
    </w:p>
    <w:p w14:paraId="04CFE6D5" w14:textId="77777777" w:rsidR="00D7431D" w:rsidRPr="000D3221" w:rsidRDefault="00D7431D" w:rsidP="00D7431D">
      <w:pPr>
        <w:spacing w:after="300" w:line="240" w:lineRule="auto"/>
        <w:outlineLvl w:val="0"/>
        <w:rPr>
          <w:rFonts w:ascii="Arial" w:eastAsia="Times New Roman" w:hAnsi="Arial" w:cs="Arial"/>
          <w:b/>
          <w:bCs/>
          <w:color w:val="000000" w:themeColor="text1"/>
          <w:kern w:val="36"/>
          <w:sz w:val="24"/>
          <w:szCs w:val="24"/>
          <w:lang w:bidi="bn-IN"/>
        </w:rPr>
      </w:pPr>
      <w:r w:rsidRPr="000D3221">
        <w:rPr>
          <w:rFonts w:ascii="Arial" w:eastAsia="Times New Roman" w:hAnsi="Arial" w:cs="Arial"/>
          <w:b/>
          <w:bCs/>
          <w:color w:val="000000" w:themeColor="text1"/>
          <w:kern w:val="36"/>
          <w:sz w:val="24"/>
          <w:szCs w:val="24"/>
          <w:lang w:bidi="bn-IN"/>
        </w:rPr>
        <w:t>File opening and closing</w:t>
      </w:r>
    </w:p>
    <w:p w14:paraId="36D734CC"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br/>
        <w:t>The syntax is:</w:t>
      </w:r>
    </w:p>
    <w:p w14:paraId="79115185"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OPEN(</w:t>
      </w:r>
      <w:proofErr w:type="gramEnd"/>
      <w:r w:rsidRPr="000D3221">
        <w:rPr>
          <w:rFonts w:ascii="Arial" w:eastAsia="Times New Roman" w:hAnsi="Arial" w:cs="Arial"/>
          <w:color w:val="000000" w:themeColor="text1"/>
          <w:sz w:val="24"/>
          <w:szCs w:val="24"/>
          <w:lang w:bidi="bn-IN"/>
        </w:rPr>
        <w:t>[unit=]</w:t>
      </w:r>
      <w:proofErr w:type="spellStart"/>
      <w:r w:rsidRPr="000D3221">
        <w:rPr>
          <w:rFonts w:ascii="Arial" w:eastAsia="Times New Roman" w:hAnsi="Arial" w:cs="Arial"/>
          <w:color w:val="000000" w:themeColor="text1"/>
          <w:sz w:val="24"/>
          <w:szCs w:val="24"/>
          <w:lang w:bidi="bn-IN"/>
        </w:rPr>
        <w:t>lunit,file</w:t>
      </w:r>
      <w:proofErr w:type="spellEnd"/>
      <w:r w:rsidRPr="000D3221">
        <w:rPr>
          <w:rFonts w:ascii="Arial" w:eastAsia="Times New Roman" w:hAnsi="Arial" w:cs="Arial"/>
          <w:color w:val="000000" w:themeColor="text1"/>
          <w:sz w:val="24"/>
          <w:szCs w:val="24"/>
          <w:lang w:bidi="bn-IN"/>
        </w:rPr>
        <w:t>='name' [,options])</w:t>
      </w:r>
    </w:p>
    <w:p w14:paraId="28714C3C"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CLOSE(</w:t>
      </w:r>
      <w:proofErr w:type="gramEnd"/>
      <w:r w:rsidRPr="000D3221">
        <w:rPr>
          <w:rFonts w:ascii="Arial" w:eastAsia="Times New Roman" w:hAnsi="Arial" w:cs="Arial"/>
          <w:color w:val="000000" w:themeColor="text1"/>
          <w:sz w:val="24"/>
          <w:szCs w:val="24"/>
          <w:lang w:bidi="bn-IN"/>
        </w:rPr>
        <w:t>[unit=]</w:t>
      </w:r>
      <w:proofErr w:type="spellStart"/>
      <w:r w:rsidRPr="000D3221">
        <w:rPr>
          <w:rFonts w:ascii="Arial" w:eastAsia="Times New Roman" w:hAnsi="Arial" w:cs="Arial"/>
          <w:color w:val="000000" w:themeColor="text1"/>
          <w:sz w:val="24"/>
          <w:szCs w:val="24"/>
          <w:lang w:bidi="bn-IN"/>
        </w:rPr>
        <w:t>lunit</w:t>
      </w:r>
      <w:proofErr w:type="spellEnd"/>
      <w:r w:rsidRPr="000D3221">
        <w:rPr>
          <w:rFonts w:ascii="Arial" w:eastAsia="Times New Roman" w:hAnsi="Arial" w:cs="Arial"/>
          <w:color w:val="000000" w:themeColor="text1"/>
          <w:sz w:val="24"/>
          <w:szCs w:val="24"/>
          <w:lang w:bidi="bn-IN"/>
        </w:rPr>
        <w:t xml:space="preserve"> [,options])</w:t>
      </w:r>
    </w:p>
    <w:p w14:paraId="1D866973"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For example:</w:t>
      </w:r>
    </w:p>
    <w:p w14:paraId="4888177A"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OPEN(</w:t>
      </w:r>
      <w:proofErr w:type="gramEnd"/>
      <w:r w:rsidRPr="000D3221">
        <w:rPr>
          <w:rFonts w:ascii="Arial" w:eastAsia="Times New Roman" w:hAnsi="Arial" w:cs="Arial"/>
          <w:color w:val="000000" w:themeColor="text1"/>
          <w:sz w:val="24"/>
          <w:szCs w:val="24"/>
          <w:lang w:bidi="bn-IN"/>
        </w:rPr>
        <w:t>10, file='output.dat', status='new')</w:t>
      </w:r>
    </w:p>
    <w:p w14:paraId="27F96DBA" w14:textId="77777777" w:rsidR="00D7431D" w:rsidRPr="000D3221" w:rsidRDefault="00D7431D" w:rsidP="00D7431D">
      <w:pPr>
        <w:pBdr>
          <w:top w:val="single" w:sz="6" w:space="6" w:color="E5E5E5"/>
          <w:left w:val="single" w:sz="6" w:space="11" w:color="E5E5E5"/>
          <w:bottom w:val="single" w:sz="6" w:space="6" w:color="E5E5E5"/>
          <w:right w:val="single" w:sz="6" w:space="11" w:color="E5E5E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000000" w:themeColor="text1"/>
          <w:sz w:val="24"/>
          <w:szCs w:val="24"/>
          <w:lang w:bidi="bn-IN"/>
        </w:rPr>
      </w:pPr>
      <w:proofErr w:type="gramStart"/>
      <w:r w:rsidRPr="000D3221">
        <w:rPr>
          <w:rFonts w:ascii="Arial" w:eastAsia="Times New Roman" w:hAnsi="Arial" w:cs="Arial"/>
          <w:color w:val="000000" w:themeColor="text1"/>
          <w:sz w:val="24"/>
          <w:szCs w:val="24"/>
          <w:lang w:bidi="bn-IN"/>
        </w:rPr>
        <w:t>CLOSE(</w:t>
      </w:r>
      <w:proofErr w:type="gramEnd"/>
      <w:r w:rsidRPr="000D3221">
        <w:rPr>
          <w:rFonts w:ascii="Arial" w:eastAsia="Times New Roman" w:hAnsi="Arial" w:cs="Arial"/>
          <w:color w:val="000000" w:themeColor="text1"/>
          <w:sz w:val="24"/>
          <w:szCs w:val="24"/>
          <w:lang w:bidi="bn-IN"/>
        </w:rPr>
        <w:t>unit=10)</w:t>
      </w:r>
    </w:p>
    <w:p w14:paraId="26F33A36" w14:textId="77777777" w:rsidR="00D7431D" w:rsidRPr="000D3221" w:rsidRDefault="00D7431D" w:rsidP="00D7431D">
      <w:pPr>
        <w:numPr>
          <w:ilvl w:val="0"/>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The first parameter is the unit number and the keyword unit= can be omitted.</w:t>
      </w:r>
    </w:p>
    <w:p w14:paraId="5C0CE196" w14:textId="77777777" w:rsidR="00D7431D" w:rsidRPr="000D3221" w:rsidRDefault="00D7431D" w:rsidP="00D7431D">
      <w:pPr>
        <w:numPr>
          <w:ilvl w:val="0"/>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The unit numbers 0,5 and 6 are predefined.</w:t>
      </w:r>
    </w:p>
    <w:p w14:paraId="75372BA1"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0 is output for standard (system) error messages</w:t>
      </w:r>
    </w:p>
    <w:p w14:paraId="6091AE28"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5 is for standard (user) input</w:t>
      </w:r>
    </w:p>
    <w:p w14:paraId="4FD3194F"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6 is for standard (user) output</w:t>
      </w:r>
    </w:p>
    <w:p w14:paraId="707ED14D"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These units are opened by default and should not be re-opened nor closed by users</w:t>
      </w:r>
    </w:p>
    <w:p w14:paraId="4C305C80" w14:textId="77777777" w:rsidR="00D7431D" w:rsidRPr="000D3221" w:rsidRDefault="00D7431D" w:rsidP="00D7431D">
      <w:pPr>
        <w:spacing w:after="0" w:line="240" w:lineRule="auto"/>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br/>
        <w:t>Some options for opening a file:</w:t>
      </w:r>
    </w:p>
    <w:p w14:paraId="76597922"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status: existence of the file ('old', 'new', 'replace', 'scratch', 'unknown')</w:t>
      </w:r>
    </w:p>
    <w:p w14:paraId="6188F700"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position: offset, where to start writing ('append')</w:t>
      </w:r>
    </w:p>
    <w:p w14:paraId="5E789955"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action: file operation mode ('write','read','</w:t>
      </w:r>
      <w:proofErr w:type="spellStart"/>
      <w:r w:rsidRPr="000D3221">
        <w:rPr>
          <w:rFonts w:ascii="Arial" w:eastAsia="Times New Roman" w:hAnsi="Arial" w:cs="Arial"/>
          <w:color w:val="000000" w:themeColor="text1"/>
          <w:sz w:val="24"/>
          <w:szCs w:val="24"/>
          <w:lang w:bidi="bn-IN"/>
        </w:rPr>
        <w:t>readwrite</w:t>
      </w:r>
      <w:proofErr w:type="spellEnd"/>
      <w:r w:rsidRPr="000D3221">
        <w:rPr>
          <w:rFonts w:ascii="Arial" w:eastAsia="Times New Roman" w:hAnsi="Arial" w:cs="Arial"/>
          <w:color w:val="000000" w:themeColor="text1"/>
          <w:sz w:val="24"/>
          <w:szCs w:val="24"/>
          <w:lang w:bidi="bn-IN"/>
        </w:rPr>
        <w:t>')</w:t>
      </w:r>
    </w:p>
    <w:p w14:paraId="539F4604"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form: text or binary file ('formatted', 'unformatted')</w:t>
      </w:r>
    </w:p>
    <w:p w14:paraId="204DF620"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access: direct or sequential file access ('</w:t>
      </w:r>
      <w:proofErr w:type="spellStart"/>
      <w:r w:rsidRPr="000D3221">
        <w:rPr>
          <w:rFonts w:ascii="Arial" w:eastAsia="Times New Roman" w:hAnsi="Arial" w:cs="Arial"/>
          <w:color w:val="000000" w:themeColor="text1"/>
          <w:sz w:val="24"/>
          <w:szCs w:val="24"/>
          <w:lang w:bidi="bn-IN"/>
        </w:rPr>
        <w:t>direct','sequential','stream</w:t>
      </w:r>
      <w:proofErr w:type="spellEnd"/>
      <w:r w:rsidRPr="000D3221">
        <w:rPr>
          <w:rFonts w:ascii="Arial" w:eastAsia="Times New Roman" w:hAnsi="Arial" w:cs="Arial"/>
          <w:color w:val="000000" w:themeColor="text1"/>
          <w:sz w:val="24"/>
          <w:szCs w:val="24"/>
          <w:lang w:bidi="bn-IN"/>
        </w:rPr>
        <w:t>')</w:t>
      </w:r>
    </w:p>
    <w:p w14:paraId="69E7E7F7"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proofErr w:type="spellStart"/>
      <w:r w:rsidRPr="000D3221">
        <w:rPr>
          <w:rFonts w:ascii="Arial" w:eastAsia="Times New Roman" w:hAnsi="Arial" w:cs="Arial"/>
          <w:color w:val="000000" w:themeColor="text1"/>
          <w:sz w:val="24"/>
          <w:szCs w:val="24"/>
          <w:lang w:bidi="bn-IN"/>
        </w:rPr>
        <w:t>iostat</w:t>
      </w:r>
      <w:proofErr w:type="spellEnd"/>
      <w:r w:rsidRPr="000D3221">
        <w:rPr>
          <w:rFonts w:ascii="Arial" w:eastAsia="Times New Roman" w:hAnsi="Arial" w:cs="Arial"/>
          <w:color w:val="000000" w:themeColor="text1"/>
          <w:sz w:val="24"/>
          <w:szCs w:val="24"/>
          <w:lang w:bidi="bn-IN"/>
        </w:rPr>
        <w:t>: error indicator, (output) integer (</w:t>
      </w:r>
      <w:proofErr w:type="spellStart"/>
      <w:r w:rsidRPr="000D3221">
        <w:rPr>
          <w:rFonts w:ascii="Arial" w:eastAsia="Times New Roman" w:hAnsi="Arial" w:cs="Arial"/>
          <w:color w:val="000000" w:themeColor="text1"/>
          <w:sz w:val="24"/>
          <w:szCs w:val="24"/>
          <w:lang w:bidi="bn-IN"/>
        </w:rPr>
        <w:t>non zero</w:t>
      </w:r>
      <w:proofErr w:type="spellEnd"/>
      <w:r w:rsidRPr="000D3221">
        <w:rPr>
          <w:rFonts w:ascii="Arial" w:eastAsia="Times New Roman" w:hAnsi="Arial" w:cs="Arial"/>
          <w:color w:val="000000" w:themeColor="text1"/>
          <w:sz w:val="24"/>
          <w:szCs w:val="24"/>
          <w:lang w:bidi="bn-IN"/>
        </w:rPr>
        <w:t xml:space="preserve"> only upon an error)</w:t>
      </w:r>
    </w:p>
    <w:p w14:paraId="00BACD5E" w14:textId="77777777" w:rsidR="00D7431D" w:rsidRPr="000D3221"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r w:rsidRPr="000D3221">
        <w:rPr>
          <w:rFonts w:ascii="Arial" w:eastAsia="Times New Roman" w:hAnsi="Arial" w:cs="Arial"/>
          <w:color w:val="000000" w:themeColor="text1"/>
          <w:sz w:val="24"/>
          <w:szCs w:val="24"/>
          <w:lang w:bidi="bn-IN"/>
        </w:rPr>
        <w:t>err: the label number to jump upon error</w:t>
      </w:r>
    </w:p>
    <w:p w14:paraId="19655270" w14:textId="77777777" w:rsidR="00D7431D" w:rsidRPr="009C4D8E" w:rsidRDefault="00D7431D" w:rsidP="00D7431D">
      <w:pPr>
        <w:numPr>
          <w:ilvl w:val="1"/>
          <w:numId w:val="8"/>
        </w:numPr>
        <w:spacing w:before="100" w:beforeAutospacing="1" w:after="100" w:afterAutospacing="1" w:line="240" w:lineRule="auto"/>
        <w:ind w:left="0"/>
        <w:rPr>
          <w:rFonts w:ascii="Arial" w:eastAsia="Times New Roman" w:hAnsi="Arial" w:cs="Arial"/>
          <w:color w:val="000000" w:themeColor="text1"/>
          <w:sz w:val="24"/>
          <w:szCs w:val="24"/>
          <w:lang w:bidi="bn-IN"/>
        </w:rPr>
      </w:pPr>
      <w:proofErr w:type="spellStart"/>
      <w:r w:rsidRPr="000D3221">
        <w:rPr>
          <w:rFonts w:ascii="Arial" w:eastAsia="Times New Roman" w:hAnsi="Arial" w:cs="Arial"/>
          <w:color w:val="000000" w:themeColor="text1"/>
          <w:sz w:val="24"/>
          <w:szCs w:val="24"/>
          <w:lang w:bidi="bn-IN"/>
        </w:rPr>
        <w:t>recl</w:t>
      </w:r>
      <w:proofErr w:type="spellEnd"/>
      <w:r w:rsidRPr="000D3221">
        <w:rPr>
          <w:rFonts w:ascii="Arial" w:eastAsia="Times New Roman" w:hAnsi="Arial" w:cs="Arial"/>
          <w:color w:val="000000" w:themeColor="text1"/>
          <w:sz w:val="24"/>
          <w:szCs w:val="24"/>
          <w:lang w:bidi="bn-IN"/>
        </w:rPr>
        <w:t>: record length, (input) integer for direct access files only. Be careful, it can be in bytes or words...</w:t>
      </w:r>
    </w:p>
    <w:p w14:paraId="5F184A82" w14:textId="77777777" w:rsidR="00D7431D" w:rsidRPr="003A4E46" w:rsidRDefault="00D7431D" w:rsidP="00D7431D">
      <w:pPr>
        <w:rPr>
          <w:b/>
          <w:bCs/>
          <w:sz w:val="32"/>
          <w:szCs w:val="32"/>
          <w:u w:val="single"/>
        </w:rPr>
      </w:pPr>
      <w:r w:rsidRPr="003A4E46">
        <w:rPr>
          <w:b/>
          <w:bCs/>
          <w:sz w:val="32"/>
          <w:szCs w:val="32"/>
          <w:u w:val="single"/>
        </w:rPr>
        <w:t>Algorithm:-</w:t>
      </w:r>
    </w:p>
    <w:p w14:paraId="41EF4EEE" w14:textId="77777777" w:rsidR="00D7431D" w:rsidRPr="003A4E46" w:rsidRDefault="00D7431D" w:rsidP="00D7431D">
      <w:pPr>
        <w:rPr>
          <w:b/>
          <w:bCs/>
          <w:sz w:val="32"/>
          <w:szCs w:val="32"/>
          <w:u w:val="single"/>
        </w:rPr>
      </w:pPr>
      <w:r w:rsidRPr="003A4E46">
        <w:rPr>
          <w:b/>
          <w:bCs/>
          <w:sz w:val="32"/>
          <w:szCs w:val="32"/>
          <w:u w:val="single"/>
        </w:rPr>
        <w:t>Program Code:-</w:t>
      </w:r>
    </w:p>
    <w:p w14:paraId="14B3DF9F" w14:textId="77777777" w:rsidR="00D7431D" w:rsidRPr="009C4D8E" w:rsidRDefault="00D7431D" w:rsidP="00D7431D">
      <w:pPr>
        <w:rPr>
          <w:sz w:val="24"/>
          <w:szCs w:val="24"/>
        </w:rPr>
      </w:pPr>
      <w:r w:rsidRPr="009C4D8E">
        <w:rPr>
          <w:sz w:val="24"/>
          <w:szCs w:val="24"/>
        </w:rPr>
        <w:t>#include &lt;iostream&gt;</w:t>
      </w:r>
    </w:p>
    <w:p w14:paraId="5396A476" w14:textId="77777777" w:rsidR="00D7431D" w:rsidRPr="009C4D8E" w:rsidRDefault="00D7431D" w:rsidP="00D7431D">
      <w:pPr>
        <w:rPr>
          <w:sz w:val="24"/>
          <w:szCs w:val="24"/>
        </w:rPr>
      </w:pPr>
      <w:r w:rsidRPr="009C4D8E">
        <w:rPr>
          <w:sz w:val="24"/>
          <w:szCs w:val="24"/>
        </w:rPr>
        <w:t>#include &lt;</w:t>
      </w:r>
      <w:proofErr w:type="spellStart"/>
      <w:r w:rsidRPr="009C4D8E">
        <w:rPr>
          <w:sz w:val="24"/>
          <w:szCs w:val="24"/>
        </w:rPr>
        <w:t>fstream</w:t>
      </w:r>
      <w:proofErr w:type="spellEnd"/>
      <w:r w:rsidRPr="009C4D8E">
        <w:rPr>
          <w:sz w:val="24"/>
          <w:szCs w:val="24"/>
        </w:rPr>
        <w:t>&gt;</w:t>
      </w:r>
    </w:p>
    <w:p w14:paraId="55302A91" w14:textId="77777777" w:rsidR="00D7431D" w:rsidRPr="009C4D8E" w:rsidRDefault="00D7431D" w:rsidP="00D7431D">
      <w:pPr>
        <w:rPr>
          <w:sz w:val="24"/>
          <w:szCs w:val="24"/>
        </w:rPr>
      </w:pPr>
      <w:r w:rsidRPr="009C4D8E">
        <w:rPr>
          <w:sz w:val="24"/>
          <w:szCs w:val="24"/>
        </w:rPr>
        <w:lastRenderedPageBreak/>
        <w:t>#include &lt;</w:t>
      </w:r>
      <w:proofErr w:type="spellStart"/>
      <w:r w:rsidRPr="009C4D8E">
        <w:rPr>
          <w:sz w:val="24"/>
          <w:szCs w:val="24"/>
        </w:rPr>
        <w:t>cstring</w:t>
      </w:r>
      <w:proofErr w:type="spellEnd"/>
      <w:r w:rsidRPr="009C4D8E">
        <w:rPr>
          <w:sz w:val="24"/>
          <w:szCs w:val="24"/>
        </w:rPr>
        <w:t>&gt;</w:t>
      </w:r>
    </w:p>
    <w:p w14:paraId="33DDE580" w14:textId="77777777" w:rsidR="00D7431D" w:rsidRPr="009C4D8E" w:rsidRDefault="00D7431D" w:rsidP="00D7431D">
      <w:pPr>
        <w:rPr>
          <w:sz w:val="24"/>
          <w:szCs w:val="24"/>
        </w:rPr>
      </w:pPr>
      <w:r w:rsidRPr="009C4D8E">
        <w:rPr>
          <w:sz w:val="24"/>
          <w:szCs w:val="24"/>
        </w:rPr>
        <w:t>#include &lt;</w:t>
      </w:r>
      <w:proofErr w:type="spellStart"/>
      <w:r w:rsidRPr="009C4D8E">
        <w:rPr>
          <w:sz w:val="24"/>
          <w:szCs w:val="24"/>
        </w:rPr>
        <w:t>iomanip</w:t>
      </w:r>
      <w:proofErr w:type="spellEnd"/>
      <w:r w:rsidRPr="009C4D8E">
        <w:rPr>
          <w:sz w:val="24"/>
          <w:szCs w:val="24"/>
        </w:rPr>
        <w:t>&gt;</w:t>
      </w:r>
    </w:p>
    <w:p w14:paraId="62BA3DC2" w14:textId="77777777" w:rsidR="00D7431D" w:rsidRPr="009C4D8E" w:rsidRDefault="00D7431D" w:rsidP="00D7431D">
      <w:pPr>
        <w:rPr>
          <w:sz w:val="24"/>
          <w:szCs w:val="24"/>
        </w:rPr>
      </w:pPr>
      <w:r w:rsidRPr="009C4D8E">
        <w:rPr>
          <w:sz w:val="24"/>
          <w:szCs w:val="24"/>
        </w:rPr>
        <w:t>#include&lt;</w:t>
      </w:r>
      <w:proofErr w:type="spellStart"/>
      <w:r w:rsidRPr="009C4D8E">
        <w:rPr>
          <w:sz w:val="24"/>
          <w:szCs w:val="24"/>
        </w:rPr>
        <w:t>cstdlib</w:t>
      </w:r>
      <w:proofErr w:type="spellEnd"/>
      <w:r w:rsidRPr="009C4D8E">
        <w:rPr>
          <w:sz w:val="24"/>
          <w:szCs w:val="24"/>
        </w:rPr>
        <w:t>&gt;</w:t>
      </w:r>
    </w:p>
    <w:p w14:paraId="1DE028A6" w14:textId="77777777" w:rsidR="00D7431D" w:rsidRPr="009C4D8E" w:rsidRDefault="00D7431D" w:rsidP="00D7431D">
      <w:pPr>
        <w:rPr>
          <w:sz w:val="24"/>
          <w:szCs w:val="24"/>
        </w:rPr>
      </w:pPr>
      <w:r w:rsidRPr="009C4D8E">
        <w:rPr>
          <w:sz w:val="24"/>
          <w:szCs w:val="24"/>
        </w:rPr>
        <w:t>#define max 50</w:t>
      </w:r>
    </w:p>
    <w:p w14:paraId="3B8434BB" w14:textId="77777777" w:rsidR="00D7431D" w:rsidRPr="009C4D8E" w:rsidRDefault="00D7431D" w:rsidP="00D7431D">
      <w:pPr>
        <w:rPr>
          <w:sz w:val="24"/>
          <w:szCs w:val="24"/>
        </w:rPr>
      </w:pPr>
      <w:r w:rsidRPr="009C4D8E">
        <w:rPr>
          <w:sz w:val="24"/>
          <w:szCs w:val="24"/>
        </w:rPr>
        <w:t>using namespace std;</w:t>
      </w:r>
    </w:p>
    <w:p w14:paraId="59E7CE43" w14:textId="77777777" w:rsidR="00D7431D" w:rsidRPr="009C4D8E" w:rsidRDefault="00D7431D" w:rsidP="00D7431D">
      <w:pPr>
        <w:rPr>
          <w:sz w:val="24"/>
          <w:szCs w:val="24"/>
        </w:rPr>
      </w:pPr>
      <w:r w:rsidRPr="009C4D8E">
        <w:rPr>
          <w:sz w:val="24"/>
          <w:szCs w:val="24"/>
        </w:rPr>
        <w:t>class Employee</w:t>
      </w:r>
    </w:p>
    <w:p w14:paraId="2CE0C27F" w14:textId="77777777" w:rsidR="00D7431D" w:rsidRPr="009C4D8E" w:rsidRDefault="00D7431D" w:rsidP="00D7431D">
      <w:pPr>
        <w:rPr>
          <w:sz w:val="24"/>
          <w:szCs w:val="24"/>
        </w:rPr>
      </w:pPr>
      <w:r w:rsidRPr="009C4D8E">
        <w:rPr>
          <w:sz w:val="24"/>
          <w:szCs w:val="24"/>
        </w:rPr>
        <w:t>{</w:t>
      </w:r>
    </w:p>
    <w:p w14:paraId="45925A07" w14:textId="77777777" w:rsidR="00D7431D" w:rsidRPr="009C4D8E" w:rsidRDefault="00D7431D" w:rsidP="00D7431D">
      <w:pPr>
        <w:rPr>
          <w:sz w:val="24"/>
          <w:szCs w:val="24"/>
        </w:rPr>
      </w:pPr>
      <w:r w:rsidRPr="009C4D8E">
        <w:rPr>
          <w:sz w:val="24"/>
          <w:szCs w:val="24"/>
        </w:rPr>
        <w:t xml:space="preserve">    char name[max];</w:t>
      </w:r>
    </w:p>
    <w:p w14:paraId="1A949ADB" w14:textId="77777777" w:rsidR="00D7431D" w:rsidRPr="009C4D8E" w:rsidRDefault="00D7431D" w:rsidP="00D7431D">
      <w:pPr>
        <w:rPr>
          <w:sz w:val="24"/>
          <w:szCs w:val="24"/>
        </w:rPr>
      </w:pPr>
      <w:r w:rsidRPr="009C4D8E">
        <w:rPr>
          <w:sz w:val="24"/>
          <w:szCs w:val="24"/>
        </w:rPr>
        <w:t xml:space="preserve">    </w:t>
      </w:r>
      <w:proofErr w:type="spellStart"/>
      <w:r w:rsidRPr="009C4D8E">
        <w:rPr>
          <w:sz w:val="24"/>
          <w:szCs w:val="24"/>
        </w:rPr>
        <w:t>int</w:t>
      </w:r>
      <w:proofErr w:type="spellEnd"/>
      <w:r w:rsidRPr="009C4D8E">
        <w:rPr>
          <w:sz w:val="24"/>
          <w:szCs w:val="24"/>
        </w:rPr>
        <w:t xml:space="preserve"> </w:t>
      </w:r>
      <w:proofErr w:type="spellStart"/>
      <w:r w:rsidRPr="009C4D8E">
        <w:rPr>
          <w:sz w:val="24"/>
          <w:szCs w:val="24"/>
        </w:rPr>
        <w:t>empid</w:t>
      </w:r>
      <w:proofErr w:type="spellEnd"/>
      <w:r w:rsidRPr="009C4D8E">
        <w:rPr>
          <w:sz w:val="24"/>
          <w:szCs w:val="24"/>
        </w:rPr>
        <w:t>;</w:t>
      </w:r>
    </w:p>
    <w:p w14:paraId="52059501" w14:textId="77777777" w:rsidR="00D7431D" w:rsidRPr="009C4D8E" w:rsidRDefault="00D7431D" w:rsidP="00D7431D">
      <w:pPr>
        <w:rPr>
          <w:sz w:val="24"/>
          <w:szCs w:val="24"/>
        </w:rPr>
      </w:pPr>
      <w:r w:rsidRPr="009C4D8E">
        <w:rPr>
          <w:sz w:val="24"/>
          <w:szCs w:val="24"/>
        </w:rPr>
        <w:t xml:space="preserve">    </w:t>
      </w:r>
      <w:proofErr w:type="spellStart"/>
      <w:r w:rsidRPr="009C4D8E">
        <w:rPr>
          <w:sz w:val="24"/>
          <w:szCs w:val="24"/>
        </w:rPr>
        <w:t>int</w:t>
      </w:r>
      <w:proofErr w:type="spellEnd"/>
      <w:r w:rsidRPr="009C4D8E">
        <w:rPr>
          <w:sz w:val="24"/>
          <w:szCs w:val="24"/>
        </w:rPr>
        <w:t xml:space="preserve"> </w:t>
      </w:r>
      <w:proofErr w:type="spellStart"/>
      <w:r w:rsidRPr="009C4D8E">
        <w:rPr>
          <w:sz w:val="24"/>
          <w:szCs w:val="24"/>
        </w:rPr>
        <w:t>sal</w:t>
      </w:r>
      <w:proofErr w:type="spellEnd"/>
      <w:r w:rsidRPr="009C4D8E">
        <w:rPr>
          <w:sz w:val="24"/>
          <w:szCs w:val="24"/>
        </w:rPr>
        <w:t>;</w:t>
      </w:r>
    </w:p>
    <w:p w14:paraId="3B323236"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char</w:t>
      </w:r>
      <w:proofErr w:type="gramEnd"/>
      <w:r w:rsidRPr="009C4D8E">
        <w:rPr>
          <w:sz w:val="24"/>
          <w:szCs w:val="24"/>
        </w:rPr>
        <w:t xml:space="preserve"> de[50];</w:t>
      </w:r>
    </w:p>
    <w:p w14:paraId="0FBD1C35" w14:textId="77777777" w:rsidR="00D7431D" w:rsidRPr="009C4D8E" w:rsidRDefault="00D7431D" w:rsidP="00D7431D">
      <w:pPr>
        <w:rPr>
          <w:sz w:val="24"/>
          <w:szCs w:val="24"/>
        </w:rPr>
      </w:pPr>
      <w:r w:rsidRPr="009C4D8E">
        <w:rPr>
          <w:sz w:val="24"/>
          <w:szCs w:val="24"/>
        </w:rPr>
        <w:t xml:space="preserve">    friend class </w:t>
      </w:r>
      <w:proofErr w:type="spellStart"/>
      <w:r w:rsidRPr="009C4D8E">
        <w:rPr>
          <w:sz w:val="24"/>
          <w:szCs w:val="24"/>
        </w:rPr>
        <w:t>FileOperations</w:t>
      </w:r>
      <w:proofErr w:type="spellEnd"/>
      <w:r w:rsidRPr="009C4D8E">
        <w:rPr>
          <w:sz w:val="24"/>
          <w:szCs w:val="24"/>
        </w:rPr>
        <w:t>;</w:t>
      </w:r>
    </w:p>
    <w:p w14:paraId="64EFE7E1"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public</w:t>
      </w:r>
      <w:proofErr w:type="gramEnd"/>
      <w:r w:rsidRPr="009C4D8E">
        <w:rPr>
          <w:sz w:val="24"/>
          <w:szCs w:val="24"/>
        </w:rPr>
        <w:t>:</w:t>
      </w:r>
      <w:r w:rsidRPr="009C4D8E">
        <w:rPr>
          <w:sz w:val="24"/>
          <w:szCs w:val="24"/>
        </w:rPr>
        <w:tab/>
        <w:t>Employee()</w:t>
      </w:r>
    </w:p>
    <w:p w14:paraId="629F9FA4"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20BC4EEA"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r w:rsidRPr="009C4D8E">
        <w:rPr>
          <w:sz w:val="24"/>
          <w:szCs w:val="24"/>
        </w:rPr>
        <w:tab/>
      </w:r>
      <w:proofErr w:type="spellStart"/>
      <w:r w:rsidRPr="009C4D8E">
        <w:rPr>
          <w:sz w:val="24"/>
          <w:szCs w:val="24"/>
        </w:rPr>
        <w:t>strcpy</w:t>
      </w:r>
      <w:proofErr w:type="spellEnd"/>
      <w:r w:rsidRPr="009C4D8E">
        <w:rPr>
          <w:sz w:val="24"/>
          <w:szCs w:val="24"/>
        </w:rPr>
        <w:t>(name,"");</w:t>
      </w:r>
    </w:p>
    <w:p w14:paraId="732C35E8"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r w:rsidRPr="009C4D8E">
        <w:rPr>
          <w:sz w:val="24"/>
          <w:szCs w:val="24"/>
        </w:rPr>
        <w:tab/>
      </w:r>
      <w:proofErr w:type="spellStart"/>
      <w:r w:rsidRPr="009C4D8E">
        <w:rPr>
          <w:sz w:val="24"/>
          <w:szCs w:val="24"/>
        </w:rPr>
        <w:t>empid</w:t>
      </w:r>
      <w:proofErr w:type="spellEnd"/>
      <w:r w:rsidRPr="009C4D8E">
        <w:rPr>
          <w:sz w:val="24"/>
          <w:szCs w:val="24"/>
        </w:rPr>
        <w:t>=</w:t>
      </w:r>
      <w:proofErr w:type="spellStart"/>
      <w:r w:rsidRPr="009C4D8E">
        <w:rPr>
          <w:sz w:val="24"/>
          <w:szCs w:val="24"/>
        </w:rPr>
        <w:t>sal</w:t>
      </w:r>
      <w:proofErr w:type="spellEnd"/>
      <w:r w:rsidRPr="009C4D8E">
        <w:rPr>
          <w:sz w:val="24"/>
          <w:szCs w:val="24"/>
        </w:rPr>
        <w:t>==0;</w:t>
      </w:r>
    </w:p>
    <w:p w14:paraId="021CE964"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r w:rsidRPr="009C4D8E">
        <w:rPr>
          <w:sz w:val="24"/>
          <w:szCs w:val="24"/>
        </w:rPr>
        <w:tab/>
      </w:r>
      <w:proofErr w:type="spellStart"/>
      <w:r w:rsidRPr="009C4D8E">
        <w:rPr>
          <w:sz w:val="24"/>
          <w:szCs w:val="24"/>
        </w:rPr>
        <w:t>strcpy</w:t>
      </w:r>
      <w:proofErr w:type="spellEnd"/>
      <w:r w:rsidRPr="009C4D8E">
        <w:rPr>
          <w:sz w:val="24"/>
          <w:szCs w:val="24"/>
        </w:rPr>
        <w:t>(de,"");</w:t>
      </w:r>
    </w:p>
    <w:p w14:paraId="2A324838"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66094A3C"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gramStart"/>
      <w:r w:rsidRPr="009C4D8E">
        <w:rPr>
          <w:sz w:val="24"/>
          <w:szCs w:val="24"/>
        </w:rPr>
        <w:t>Employee(</w:t>
      </w:r>
      <w:proofErr w:type="gramEnd"/>
      <w:r w:rsidRPr="009C4D8E">
        <w:rPr>
          <w:sz w:val="24"/>
          <w:szCs w:val="24"/>
        </w:rPr>
        <w:t>char name[max],</w:t>
      </w:r>
      <w:proofErr w:type="spellStart"/>
      <w:r w:rsidRPr="009C4D8E">
        <w:rPr>
          <w:sz w:val="24"/>
          <w:szCs w:val="24"/>
        </w:rPr>
        <w:t>int</w:t>
      </w:r>
      <w:proofErr w:type="spellEnd"/>
      <w:r w:rsidRPr="009C4D8E">
        <w:rPr>
          <w:sz w:val="24"/>
          <w:szCs w:val="24"/>
        </w:rPr>
        <w:t xml:space="preserve"> </w:t>
      </w:r>
      <w:proofErr w:type="spellStart"/>
      <w:r w:rsidRPr="009C4D8E">
        <w:rPr>
          <w:sz w:val="24"/>
          <w:szCs w:val="24"/>
        </w:rPr>
        <w:t>empid,int</w:t>
      </w:r>
      <w:proofErr w:type="spellEnd"/>
      <w:r w:rsidRPr="009C4D8E">
        <w:rPr>
          <w:sz w:val="24"/>
          <w:szCs w:val="24"/>
        </w:rPr>
        <w:t xml:space="preserve"> </w:t>
      </w:r>
      <w:proofErr w:type="spellStart"/>
      <w:r w:rsidRPr="009C4D8E">
        <w:rPr>
          <w:sz w:val="24"/>
          <w:szCs w:val="24"/>
        </w:rPr>
        <w:t>sal,char</w:t>
      </w:r>
      <w:proofErr w:type="spellEnd"/>
      <w:r w:rsidRPr="009C4D8E">
        <w:rPr>
          <w:sz w:val="24"/>
          <w:szCs w:val="24"/>
        </w:rPr>
        <w:t xml:space="preserve"> de[max])</w:t>
      </w:r>
    </w:p>
    <w:p w14:paraId="0D71D1FE"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6291A9DB"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proofErr w:type="spellStart"/>
      <w:proofErr w:type="gramStart"/>
      <w:r w:rsidRPr="009C4D8E">
        <w:rPr>
          <w:sz w:val="24"/>
          <w:szCs w:val="24"/>
        </w:rPr>
        <w:t>strcpy</w:t>
      </w:r>
      <w:proofErr w:type="spellEnd"/>
      <w:r w:rsidRPr="009C4D8E">
        <w:rPr>
          <w:sz w:val="24"/>
          <w:szCs w:val="24"/>
        </w:rPr>
        <w:t>(</w:t>
      </w:r>
      <w:proofErr w:type="gramEnd"/>
      <w:r w:rsidRPr="009C4D8E">
        <w:rPr>
          <w:sz w:val="24"/>
          <w:szCs w:val="24"/>
        </w:rPr>
        <w:t>this-&gt;</w:t>
      </w:r>
      <w:proofErr w:type="spellStart"/>
      <w:r w:rsidRPr="009C4D8E">
        <w:rPr>
          <w:sz w:val="24"/>
          <w:szCs w:val="24"/>
        </w:rPr>
        <w:t>de,de</w:t>
      </w:r>
      <w:proofErr w:type="spellEnd"/>
      <w:r w:rsidRPr="009C4D8E">
        <w:rPr>
          <w:sz w:val="24"/>
          <w:szCs w:val="24"/>
        </w:rPr>
        <w:t>);</w:t>
      </w:r>
    </w:p>
    <w:p w14:paraId="092E1353"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proofErr w:type="spellStart"/>
      <w:proofErr w:type="gramStart"/>
      <w:r w:rsidRPr="009C4D8E">
        <w:rPr>
          <w:sz w:val="24"/>
          <w:szCs w:val="24"/>
        </w:rPr>
        <w:t>strcpy</w:t>
      </w:r>
      <w:proofErr w:type="spellEnd"/>
      <w:r w:rsidRPr="009C4D8E">
        <w:rPr>
          <w:sz w:val="24"/>
          <w:szCs w:val="24"/>
        </w:rPr>
        <w:t>(</w:t>
      </w:r>
      <w:proofErr w:type="gramEnd"/>
      <w:r w:rsidRPr="009C4D8E">
        <w:rPr>
          <w:sz w:val="24"/>
          <w:szCs w:val="24"/>
        </w:rPr>
        <w:t>this-&gt;</w:t>
      </w:r>
      <w:proofErr w:type="spellStart"/>
      <w:r w:rsidRPr="009C4D8E">
        <w:rPr>
          <w:sz w:val="24"/>
          <w:szCs w:val="24"/>
        </w:rPr>
        <w:t>name,name</w:t>
      </w:r>
      <w:proofErr w:type="spellEnd"/>
      <w:r w:rsidRPr="009C4D8E">
        <w:rPr>
          <w:sz w:val="24"/>
          <w:szCs w:val="24"/>
        </w:rPr>
        <w:t>);</w:t>
      </w:r>
    </w:p>
    <w:p w14:paraId="47A805AF"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
    <w:p w14:paraId="13EEDCB3"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this-&gt;</w:t>
      </w:r>
      <w:proofErr w:type="spellStart"/>
      <w:r w:rsidRPr="009C4D8E">
        <w:rPr>
          <w:sz w:val="24"/>
          <w:szCs w:val="24"/>
        </w:rPr>
        <w:t>empid</w:t>
      </w:r>
      <w:proofErr w:type="spellEnd"/>
      <w:r w:rsidRPr="009C4D8E">
        <w:rPr>
          <w:sz w:val="24"/>
          <w:szCs w:val="24"/>
        </w:rPr>
        <w:t>=</w:t>
      </w:r>
      <w:proofErr w:type="spellStart"/>
      <w:r w:rsidRPr="009C4D8E">
        <w:rPr>
          <w:sz w:val="24"/>
          <w:szCs w:val="24"/>
        </w:rPr>
        <w:t>empid</w:t>
      </w:r>
      <w:proofErr w:type="spellEnd"/>
      <w:r w:rsidRPr="009C4D8E">
        <w:rPr>
          <w:sz w:val="24"/>
          <w:szCs w:val="24"/>
        </w:rPr>
        <w:t>;</w:t>
      </w:r>
    </w:p>
    <w:p w14:paraId="4D957580"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this-&gt;</w:t>
      </w:r>
      <w:proofErr w:type="spellStart"/>
      <w:r w:rsidRPr="009C4D8E">
        <w:rPr>
          <w:sz w:val="24"/>
          <w:szCs w:val="24"/>
        </w:rPr>
        <w:t>sal</w:t>
      </w:r>
      <w:proofErr w:type="spellEnd"/>
      <w:r w:rsidRPr="009C4D8E">
        <w:rPr>
          <w:sz w:val="24"/>
          <w:szCs w:val="24"/>
        </w:rPr>
        <w:t>=</w:t>
      </w:r>
      <w:proofErr w:type="spellStart"/>
      <w:r w:rsidRPr="009C4D8E">
        <w:rPr>
          <w:sz w:val="24"/>
          <w:szCs w:val="24"/>
        </w:rPr>
        <w:t>sal</w:t>
      </w:r>
      <w:proofErr w:type="spellEnd"/>
      <w:r w:rsidRPr="009C4D8E">
        <w:rPr>
          <w:sz w:val="24"/>
          <w:szCs w:val="24"/>
        </w:rPr>
        <w:t>;</w:t>
      </w:r>
    </w:p>
    <w:p w14:paraId="79C98B5C" w14:textId="77777777" w:rsidR="00D7431D" w:rsidRPr="009C4D8E" w:rsidRDefault="00D7431D" w:rsidP="00D7431D">
      <w:pPr>
        <w:rPr>
          <w:sz w:val="24"/>
          <w:szCs w:val="24"/>
        </w:rPr>
      </w:pPr>
      <w:r w:rsidRPr="009C4D8E">
        <w:rPr>
          <w:sz w:val="24"/>
          <w:szCs w:val="24"/>
        </w:rPr>
        <w:lastRenderedPageBreak/>
        <w:t xml:space="preserve">    </w:t>
      </w:r>
      <w:r w:rsidRPr="009C4D8E">
        <w:rPr>
          <w:sz w:val="24"/>
          <w:szCs w:val="24"/>
        </w:rPr>
        <w:tab/>
      </w:r>
      <w:r w:rsidRPr="009C4D8E">
        <w:rPr>
          <w:sz w:val="24"/>
          <w:szCs w:val="24"/>
        </w:rPr>
        <w:tab/>
        <w:t>}</w:t>
      </w:r>
    </w:p>
    <w:p w14:paraId="43F43CC9"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proofErr w:type="gramStart"/>
      <w:r w:rsidRPr="009C4D8E">
        <w:rPr>
          <w:sz w:val="24"/>
          <w:szCs w:val="24"/>
        </w:rPr>
        <w:t>int</w:t>
      </w:r>
      <w:proofErr w:type="spellEnd"/>
      <w:proofErr w:type="gramEnd"/>
      <w:r w:rsidRPr="009C4D8E">
        <w:rPr>
          <w:sz w:val="24"/>
          <w:szCs w:val="24"/>
        </w:rPr>
        <w:t xml:space="preserve"> </w:t>
      </w:r>
      <w:proofErr w:type="spellStart"/>
      <w:r w:rsidRPr="009C4D8E">
        <w:rPr>
          <w:sz w:val="24"/>
          <w:szCs w:val="24"/>
        </w:rPr>
        <w:t>getEmpId</w:t>
      </w:r>
      <w:proofErr w:type="spellEnd"/>
      <w:r w:rsidRPr="009C4D8E">
        <w:rPr>
          <w:sz w:val="24"/>
          <w:szCs w:val="24"/>
        </w:rPr>
        <w:t>()</w:t>
      </w:r>
    </w:p>
    <w:p w14:paraId="0BCCC84F"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4A2D37A5"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t xml:space="preserve">return </w:t>
      </w:r>
      <w:proofErr w:type="spellStart"/>
      <w:r w:rsidRPr="009C4D8E">
        <w:rPr>
          <w:sz w:val="24"/>
          <w:szCs w:val="24"/>
        </w:rPr>
        <w:t>empid</w:t>
      </w:r>
      <w:proofErr w:type="spellEnd"/>
      <w:r w:rsidRPr="009C4D8E">
        <w:rPr>
          <w:sz w:val="24"/>
          <w:szCs w:val="24"/>
        </w:rPr>
        <w:t>;</w:t>
      </w:r>
    </w:p>
    <w:p w14:paraId="43BC9094"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34035D3A"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gramStart"/>
      <w:r w:rsidRPr="009C4D8E">
        <w:rPr>
          <w:sz w:val="24"/>
          <w:szCs w:val="24"/>
        </w:rPr>
        <w:t>void</w:t>
      </w:r>
      <w:proofErr w:type="gramEnd"/>
      <w:r w:rsidRPr="009C4D8E">
        <w:rPr>
          <w:sz w:val="24"/>
          <w:szCs w:val="24"/>
        </w:rPr>
        <w:t xml:space="preserve"> </w:t>
      </w:r>
      <w:proofErr w:type="spellStart"/>
      <w:r w:rsidRPr="009C4D8E">
        <w:rPr>
          <w:sz w:val="24"/>
          <w:szCs w:val="24"/>
        </w:rPr>
        <w:t>displayEmployeeData</w:t>
      </w:r>
      <w:proofErr w:type="spellEnd"/>
      <w:r w:rsidRPr="009C4D8E">
        <w:rPr>
          <w:sz w:val="24"/>
          <w:szCs w:val="24"/>
        </w:rPr>
        <w:t>()</w:t>
      </w:r>
    </w:p>
    <w:p w14:paraId="001C3D49"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5667CA5F"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p>
    <w:p w14:paraId="66CB88D6"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proofErr w:type="spellStart"/>
      <w:r w:rsidRPr="009C4D8E">
        <w:rPr>
          <w:sz w:val="24"/>
          <w:szCs w:val="24"/>
        </w:rPr>
        <w:t>cout</w:t>
      </w:r>
      <w:proofErr w:type="spellEnd"/>
      <w:r w:rsidRPr="009C4D8E">
        <w:rPr>
          <w:sz w:val="24"/>
          <w:szCs w:val="24"/>
        </w:rPr>
        <w:t>&lt;&lt;</w:t>
      </w:r>
      <w:proofErr w:type="spellStart"/>
      <w:r w:rsidRPr="009C4D8E">
        <w:rPr>
          <w:sz w:val="24"/>
          <w:szCs w:val="24"/>
        </w:rPr>
        <w:t>endl</w:t>
      </w:r>
      <w:proofErr w:type="spellEnd"/>
      <w:r w:rsidRPr="009C4D8E">
        <w:rPr>
          <w:sz w:val="24"/>
          <w:szCs w:val="24"/>
        </w:rPr>
        <w:t>&lt;&lt;</w:t>
      </w:r>
      <w:proofErr w:type="spellStart"/>
      <w:r w:rsidRPr="009C4D8E">
        <w:rPr>
          <w:sz w:val="24"/>
          <w:szCs w:val="24"/>
        </w:rPr>
        <w:t>empid</w:t>
      </w:r>
      <w:proofErr w:type="spellEnd"/>
      <w:r w:rsidRPr="009C4D8E">
        <w:rPr>
          <w:sz w:val="24"/>
          <w:szCs w:val="24"/>
        </w:rPr>
        <w:t>&lt;&lt;"\t\t\t"&lt;&lt;name&lt;&lt;"\t\t\t"&lt;&lt;</w:t>
      </w:r>
      <w:proofErr w:type="spellStart"/>
      <w:r w:rsidRPr="009C4D8E">
        <w:rPr>
          <w:sz w:val="24"/>
          <w:szCs w:val="24"/>
        </w:rPr>
        <w:t>sal</w:t>
      </w:r>
      <w:proofErr w:type="spellEnd"/>
      <w:r w:rsidRPr="009C4D8E">
        <w:rPr>
          <w:sz w:val="24"/>
          <w:szCs w:val="24"/>
        </w:rPr>
        <w:t>&lt;&lt;"\t\t\t"&lt;&lt;de;</w:t>
      </w:r>
    </w:p>
    <w:p w14:paraId="294D584E"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174164A8" w14:textId="77777777" w:rsidR="00D7431D" w:rsidRPr="009C4D8E" w:rsidRDefault="00D7431D" w:rsidP="00D7431D">
      <w:pPr>
        <w:rPr>
          <w:sz w:val="24"/>
          <w:szCs w:val="24"/>
        </w:rPr>
      </w:pPr>
      <w:r w:rsidRPr="009C4D8E">
        <w:rPr>
          <w:sz w:val="24"/>
          <w:szCs w:val="24"/>
        </w:rPr>
        <w:t>};</w:t>
      </w:r>
    </w:p>
    <w:p w14:paraId="42BF3CF9" w14:textId="77777777" w:rsidR="00D7431D" w:rsidRPr="009C4D8E" w:rsidRDefault="00D7431D" w:rsidP="00D7431D">
      <w:pPr>
        <w:rPr>
          <w:sz w:val="24"/>
          <w:szCs w:val="24"/>
        </w:rPr>
      </w:pPr>
      <w:r w:rsidRPr="009C4D8E">
        <w:rPr>
          <w:sz w:val="24"/>
          <w:szCs w:val="24"/>
        </w:rPr>
        <w:t xml:space="preserve">class </w:t>
      </w:r>
      <w:proofErr w:type="spellStart"/>
      <w:r w:rsidRPr="009C4D8E">
        <w:rPr>
          <w:sz w:val="24"/>
          <w:szCs w:val="24"/>
        </w:rPr>
        <w:t>FileOperations</w:t>
      </w:r>
      <w:proofErr w:type="spellEnd"/>
    </w:p>
    <w:p w14:paraId="3D930249" w14:textId="77777777" w:rsidR="00D7431D" w:rsidRPr="009C4D8E" w:rsidRDefault="00D7431D" w:rsidP="00D7431D">
      <w:pPr>
        <w:rPr>
          <w:sz w:val="24"/>
          <w:szCs w:val="24"/>
        </w:rPr>
      </w:pPr>
      <w:r w:rsidRPr="009C4D8E">
        <w:rPr>
          <w:sz w:val="24"/>
          <w:szCs w:val="24"/>
        </w:rPr>
        <w:t>{</w:t>
      </w:r>
    </w:p>
    <w:p w14:paraId="4BCB7E97" w14:textId="77777777" w:rsidR="00D7431D" w:rsidRPr="009C4D8E" w:rsidRDefault="00D7431D" w:rsidP="00D7431D">
      <w:pPr>
        <w:rPr>
          <w:sz w:val="24"/>
          <w:szCs w:val="24"/>
        </w:rPr>
      </w:pPr>
      <w:r w:rsidRPr="009C4D8E">
        <w:rPr>
          <w:sz w:val="24"/>
          <w:szCs w:val="24"/>
        </w:rPr>
        <w:tab/>
      </w:r>
      <w:proofErr w:type="spellStart"/>
      <w:r w:rsidRPr="009C4D8E">
        <w:rPr>
          <w:sz w:val="24"/>
          <w:szCs w:val="24"/>
        </w:rPr>
        <w:t>fstream</w:t>
      </w:r>
      <w:proofErr w:type="spellEnd"/>
      <w:r w:rsidRPr="009C4D8E">
        <w:rPr>
          <w:sz w:val="24"/>
          <w:szCs w:val="24"/>
        </w:rPr>
        <w:t xml:space="preserve"> file;</w:t>
      </w:r>
    </w:p>
    <w:p w14:paraId="58C4390D" w14:textId="77777777" w:rsidR="00D7431D" w:rsidRPr="009C4D8E" w:rsidRDefault="00D7431D" w:rsidP="00D7431D">
      <w:pPr>
        <w:rPr>
          <w:sz w:val="24"/>
          <w:szCs w:val="24"/>
        </w:rPr>
      </w:pPr>
      <w:r w:rsidRPr="009C4D8E">
        <w:rPr>
          <w:sz w:val="24"/>
          <w:szCs w:val="24"/>
        </w:rPr>
        <w:tab/>
      </w:r>
      <w:proofErr w:type="spellStart"/>
      <w:proofErr w:type="gramStart"/>
      <w:r w:rsidRPr="009C4D8E">
        <w:rPr>
          <w:sz w:val="24"/>
          <w:szCs w:val="24"/>
        </w:rPr>
        <w:t>public:</w:t>
      </w:r>
      <w:proofErr w:type="gramEnd"/>
      <w:r w:rsidRPr="009C4D8E">
        <w:rPr>
          <w:sz w:val="24"/>
          <w:szCs w:val="24"/>
        </w:rPr>
        <w:t>FileOperations</w:t>
      </w:r>
      <w:proofErr w:type="spellEnd"/>
      <w:r w:rsidRPr="009C4D8E">
        <w:rPr>
          <w:sz w:val="24"/>
          <w:szCs w:val="24"/>
        </w:rPr>
        <w:t>(char *name)</w:t>
      </w:r>
    </w:p>
    <w:p w14:paraId="7ACD8B86"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3A6E91C9"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strcpy</w:t>
      </w:r>
      <w:proofErr w:type="spellEnd"/>
      <w:r w:rsidRPr="009C4D8E">
        <w:rPr>
          <w:sz w:val="24"/>
          <w:szCs w:val="24"/>
        </w:rPr>
        <w:t>(</w:t>
      </w:r>
      <w:proofErr w:type="gramEnd"/>
      <w:r w:rsidRPr="009C4D8E">
        <w:rPr>
          <w:sz w:val="24"/>
          <w:szCs w:val="24"/>
        </w:rPr>
        <w:t>this-&gt;</w:t>
      </w:r>
      <w:proofErr w:type="spellStart"/>
      <w:r w:rsidRPr="009C4D8E">
        <w:rPr>
          <w:sz w:val="24"/>
          <w:szCs w:val="24"/>
        </w:rPr>
        <w:t>name,name</w:t>
      </w:r>
      <w:proofErr w:type="spellEnd"/>
      <w:r w:rsidRPr="009C4D8E">
        <w:rPr>
          <w:sz w:val="24"/>
          <w:szCs w:val="24"/>
        </w:rPr>
        <w:t>);</w:t>
      </w:r>
    </w:p>
    <w:p w14:paraId="3EDB9A78"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this-&gt;</w:t>
      </w:r>
      <w:proofErr w:type="spellStart"/>
      <w:r w:rsidRPr="009C4D8E">
        <w:rPr>
          <w:sz w:val="24"/>
          <w:szCs w:val="24"/>
        </w:rPr>
        <w:t>file.open</w:t>
      </w:r>
      <w:proofErr w:type="spellEnd"/>
      <w:r w:rsidRPr="009C4D8E">
        <w:rPr>
          <w:sz w:val="24"/>
          <w:szCs w:val="24"/>
        </w:rPr>
        <w:t>(</w:t>
      </w:r>
      <w:proofErr w:type="spellStart"/>
      <w:r w:rsidRPr="009C4D8E">
        <w:rPr>
          <w:sz w:val="24"/>
          <w:szCs w:val="24"/>
        </w:rPr>
        <w:t>name,ios</w:t>
      </w:r>
      <w:proofErr w:type="spellEnd"/>
      <w:r w:rsidRPr="009C4D8E">
        <w:rPr>
          <w:sz w:val="24"/>
          <w:szCs w:val="24"/>
        </w:rPr>
        <w:t>::</w:t>
      </w:r>
      <w:proofErr w:type="spellStart"/>
      <w:r w:rsidRPr="009C4D8E">
        <w:rPr>
          <w:sz w:val="24"/>
          <w:szCs w:val="24"/>
        </w:rPr>
        <w:t>in|ios</w:t>
      </w:r>
      <w:proofErr w:type="spellEnd"/>
      <w:r w:rsidRPr="009C4D8E">
        <w:rPr>
          <w:sz w:val="24"/>
          <w:szCs w:val="24"/>
        </w:rPr>
        <w:t>::</w:t>
      </w:r>
      <w:proofErr w:type="spellStart"/>
      <w:r w:rsidRPr="009C4D8E">
        <w:rPr>
          <w:sz w:val="24"/>
          <w:szCs w:val="24"/>
        </w:rPr>
        <w:t>out|ios</w:t>
      </w:r>
      <w:proofErr w:type="spellEnd"/>
      <w:r w:rsidRPr="009C4D8E">
        <w:rPr>
          <w:sz w:val="24"/>
          <w:szCs w:val="24"/>
        </w:rPr>
        <w:t>::</w:t>
      </w:r>
      <w:proofErr w:type="spellStart"/>
      <w:r w:rsidRPr="009C4D8E">
        <w:rPr>
          <w:sz w:val="24"/>
          <w:szCs w:val="24"/>
        </w:rPr>
        <w:t>ate|ios</w:t>
      </w:r>
      <w:proofErr w:type="spellEnd"/>
      <w:r w:rsidRPr="009C4D8E">
        <w:rPr>
          <w:sz w:val="24"/>
          <w:szCs w:val="24"/>
        </w:rPr>
        <w:t>::binary);</w:t>
      </w:r>
    </w:p>
    <w:p w14:paraId="09C1CE41"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6B12533A"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roofErr w:type="gramStart"/>
      <w:r w:rsidRPr="009C4D8E">
        <w:rPr>
          <w:sz w:val="24"/>
          <w:szCs w:val="24"/>
        </w:rPr>
        <w:t>void</w:t>
      </w:r>
      <w:proofErr w:type="gramEnd"/>
      <w:r w:rsidRPr="009C4D8E">
        <w:rPr>
          <w:sz w:val="24"/>
          <w:szCs w:val="24"/>
        </w:rPr>
        <w:t xml:space="preserve"> </w:t>
      </w:r>
      <w:proofErr w:type="spellStart"/>
      <w:r w:rsidRPr="009C4D8E">
        <w:rPr>
          <w:sz w:val="24"/>
          <w:szCs w:val="24"/>
        </w:rPr>
        <w:t>insertRecord</w:t>
      </w:r>
      <w:proofErr w:type="spellEnd"/>
      <w:r w:rsidRPr="009C4D8E">
        <w:rPr>
          <w:sz w:val="24"/>
          <w:szCs w:val="24"/>
        </w:rPr>
        <w:t>(</w:t>
      </w:r>
      <w:proofErr w:type="spellStart"/>
      <w:r w:rsidRPr="009C4D8E">
        <w:rPr>
          <w:sz w:val="24"/>
          <w:szCs w:val="24"/>
        </w:rPr>
        <w:t>int</w:t>
      </w:r>
      <w:proofErr w:type="spellEnd"/>
      <w:r w:rsidRPr="009C4D8E">
        <w:rPr>
          <w:sz w:val="24"/>
          <w:szCs w:val="24"/>
        </w:rPr>
        <w:t xml:space="preserve"> </w:t>
      </w:r>
      <w:proofErr w:type="spellStart"/>
      <w:r w:rsidRPr="009C4D8E">
        <w:rPr>
          <w:sz w:val="24"/>
          <w:szCs w:val="24"/>
        </w:rPr>
        <w:t>empid,char</w:t>
      </w:r>
      <w:proofErr w:type="spellEnd"/>
      <w:r w:rsidRPr="009C4D8E">
        <w:rPr>
          <w:sz w:val="24"/>
          <w:szCs w:val="24"/>
        </w:rPr>
        <w:t xml:space="preserve"> name[max],</w:t>
      </w:r>
      <w:proofErr w:type="spellStart"/>
      <w:r w:rsidRPr="009C4D8E">
        <w:rPr>
          <w:sz w:val="24"/>
          <w:szCs w:val="24"/>
        </w:rPr>
        <w:t>int</w:t>
      </w:r>
      <w:proofErr w:type="spellEnd"/>
      <w:r w:rsidRPr="009C4D8E">
        <w:rPr>
          <w:sz w:val="24"/>
          <w:szCs w:val="24"/>
        </w:rPr>
        <w:t xml:space="preserve"> </w:t>
      </w:r>
      <w:proofErr w:type="spellStart"/>
      <w:r w:rsidRPr="009C4D8E">
        <w:rPr>
          <w:sz w:val="24"/>
          <w:szCs w:val="24"/>
        </w:rPr>
        <w:t>sal,char</w:t>
      </w:r>
      <w:proofErr w:type="spellEnd"/>
      <w:r w:rsidRPr="009C4D8E">
        <w:rPr>
          <w:sz w:val="24"/>
          <w:szCs w:val="24"/>
        </w:rPr>
        <w:t xml:space="preserve"> de[max])</w:t>
      </w:r>
    </w:p>
    <w:p w14:paraId="390FBA14"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2B625B39"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Employee s=</w:t>
      </w:r>
      <w:proofErr w:type="gramStart"/>
      <w:r w:rsidRPr="009C4D8E">
        <w:rPr>
          <w:sz w:val="24"/>
          <w:szCs w:val="24"/>
        </w:rPr>
        <w:t>Employee(</w:t>
      </w:r>
      <w:proofErr w:type="spellStart"/>
      <w:proofErr w:type="gramEnd"/>
      <w:r w:rsidRPr="009C4D8E">
        <w:rPr>
          <w:sz w:val="24"/>
          <w:szCs w:val="24"/>
        </w:rPr>
        <w:t>name,empid,sal,de</w:t>
      </w:r>
      <w:proofErr w:type="spellEnd"/>
      <w:r w:rsidRPr="009C4D8E">
        <w:rPr>
          <w:sz w:val="24"/>
          <w:szCs w:val="24"/>
        </w:rPr>
        <w:t>);</w:t>
      </w:r>
    </w:p>
    <w:p w14:paraId="775257E5"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file.seekp</w:t>
      </w:r>
      <w:proofErr w:type="spellEnd"/>
      <w:r w:rsidRPr="009C4D8E">
        <w:rPr>
          <w:sz w:val="24"/>
          <w:szCs w:val="24"/>
        </w:rPr>
        <w:t>(</w:t>
      </w:r>
      <w:proofErr w:type="gramEnd"/>
      <w:r w:rsidRPr="009C4D8E">
        <w:rPr>
          <w:sz w:val="24"/>
          <w:szCs w:val="24"/>
        </w:rPr>
        <w:t>0,ios::end);</w:t>
      </w:r>
    </w:p>
    <w:p w14:paraId="2D02E341"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file.write</w:t>
      </w:r>
      <w:proofErr w:type="spellEnd"/>
      <w:r w:rsidRPr="009C4D8E">
        <w:rPr>
          <w:sz w:val="24"/>
          <w:szCs w:val="24"/>
        </w:rPr>
        <w:t>(</w:t>
      </w:r>
      <w:proofErr w:type="gramEnd"/>
      <w:r w:rsidRPr="009C4D8E">
        <w:rPr>
          <w:sz w:val="24"/>
          <w:szCs w:val="24"/>
        </w:rPr>
        <w:t>(char*)&amp;</w:t>
      </w:r>
      <w:proofErr w:type="spellStart"/>
      <w:r w:rsidRPr="009C4D8E">
        <w:rPr>
          <w:sz w:val="24"/>
          <w:szCs w:val="24"/>
        </w:rPr>
        <w:t>s,sizeof</w:t>
      </w:r>
      <w:proofErr w:type="spellEnd"/>
      <w:r w:rsidRPr="009C4D8E">
        <w:rPr>
          <w:sz w:val="24"/>
          <w:szCs w:val="24"/>
        </w:rPr>
        <w:t>(Employee));</w:t>
      </w:r>
    </w:p>
    <w:p w14:paraId="62D50037"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file.clear</w:t>
      </w:r>
      <w:proofErr w:type="spellEnd"/>
      <w:r w:rsidRPr="009C4D8E">
        <w:rPr>
          <w:sz w:val="24"/>
          <w:szCs w:val="24"/>
        </w:rPr>
        <w:t>(</w:t>
      </w:r>
      <w:proofErr w:type="gramEnd"/>
      <w:r w:rsidRPr="009C4D8E">
        <w:rPr>
          <w:sz w:val="24"/>
          <w:szCs w:val="24"/>
        </w:rPr>
        <w:t>);</w:t>
      </w:r>
    </w:p>
    <w:p w14:paraId="20762263" w14:textId="77777777" w:rsidR="00D7431D" w:rsidRPr="009C4D8E" w:rsidRDefault="00D7431D" w:rsidP="00D7431D">
      <w:pPr>
        <w:rPr>
          <w:sz w:val="24"/>
          <w:szCs w:val="24"/>
        </w:rPr>
      </w:pPr>
      <w:r w:rsidRPr="009C4D8E">
        <w:rPr>
          <w:sz w:val="24"/>
          <w:szCs w:val="24"/>
        </w:rPr>
        <w:lastRenderedPageBreak/>
        <w:tab/>
      </w:r>
      <w:r w:rsidRPr="009C4D8E">
        <w:rPr>
          <w:sz w:val="24"/>
          <w:szCs w:val="24"/>
        </w:rPr>
        <w:tab/>
        <w:t xml:space="preserve">   }</w:t>
      </w:r>
    </w:p>
    <w:p w14:paraId="6F11F2B9"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roofErr w:type="gramStart"/>
      <w:r w:rsidRPr="009C4D8E">
        <w:rPr>
          <w:sz w:val="24"/>
          <w:szCs w:val="24"/>
        </w:rPr>
        <w:t>void</w:t>
      </w:r>
      <w:proofErr w:type="gramEnd"/>
      <w:r w:rsidRPr="009C4D8E">
        <w:rPr>
          <w:sz w:val="24"/>
          <w:szCs w:val="24"/>
        </w:rPr>
        <w:t xml:space="preserve"> </w:t>
      </w:r>
      <w:proofErr w:type="spellStart"/>
      <w:r w:rsidRPr="009C4D8E">
        <w:rPr>
          <w:sz w:val="24"/>
          <w:szCs w:val="24"/>
        </w:rPr>
        <w:t>displayAllRecords</w:t>
      </w:r>
      <w:proofErr w:type="spellEnd"/>
      <w:r w:rsidRPr="009C4D8E">
        <w:rPr>
          <w:sz w:val="24"/>
          <w:szCs w:val="24"/>
        </w:rPr>
        <w:t>()</w:t>
      </w:r>
    </w:p>
    <w:p w14:paraId="1E999D58"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0635EF72"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Employee s;</w:t>
      </w:r>
    </w:p>
    <w:p w14:paraId="5E2F9DE9"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file.seekg</w:t>
      </w:r>
      <w:proofErr w:type="spellEnd"/>
      <w:r w:rsidRPr="009C4D8E">
        <w:rPr>
          <w:sz w:val="24"/>
          <w:szCs w:val="24"/>
        </w:rPr>
        <w:t>(</w:t>
      </w:r>
      <w:proofErr w:type="gramEnd"/>
      <w:r w:rsidRPr="009C4D8E">
        <w:rPr>
          <w:sz w:val="24"/>
          <w:szCs w:val="24"/>
        </w:rPr>
        <w:t>0,ios::beg);</w:t>
      </w:r>
    </w:p>
    <w:p w14:paraId="63C9E802"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gramStart"/>
      <w:r w:rsidRPr="009C4D8E">
        <w:rPr>
          <w:sz w:val="24"/>
          <w:szCs w:val="24"/>
        </w:rPr>
        <w:t>while(</w:t>
      </w:r>
      <w:proofErr w:type="spellStart"/>
      <w:proofErr w:type="gramEnd"/>
      <w:r w:rsidRPr="009C4D8E">
        <w:rPr>
          <w:sz w:val="24"/>
          <w:szCs w:val="24"/>
        </w:rPr>
        <w:t>file.read</w:t>
      </w:r>
      <w:proofErr w:type="spellEnd"/>
      <w:r w:rsidRPr="009C4D8E">
        <w:rPr>
          <w:sz w:val="24"/>
          <w:szCs w:val="24"/>
        </w:rPr>
        <w:t>((char *)&amp;</w:t>
      </w:r>
      <w:proofErr w:type="spellStart"/>
      <w:r w:rsidRPr="009C4D8E">
        <w:rPr>
          <w:sz w:val="24"/>
          <w:szCs w:val="24"/>
        </w:rPr>
        <w:t>s,sizeof</w:t>
      </w:r>
      <w:proofErr w:type="spellEnd"/>
      <w:r w:rsidRPr="009C4D8E">
        <w:rPr>
          <w:sz w:val="24"/>
          <w:szCs w:val="24"/>
        </w:rPr>
        <w:t>(Employee)))</w:t>
      </w:r>
    </w:p>
    <w:p w14:paraId="53D671F0"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64DDDC87"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s.displayEmployeeData</w:t>
      </w:r>
      <w:proofErr w:type="spellEnd"/>
      <w:r w:rsidRPr="009C4D8E">
        <w:rPr>
          <w:sz w:val="24"/>
          <w:szCs w:val="24"/>
        </w:rPr>
        <w:t>(</w:t>
      </w:r>
      <w:proofErr w:type="gramEnd"/>
      <w:r w:rsidRPr="009C4D8E">
        <w:rPr>
          <w:sz w:val="24"/>
          <w:szCs w:val="24"/>
        </w:rPr>
        <w:t>);</w:t>
      </w:r>
    </w:p>
    <w:p w14:paraId="2E6206CD"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01ABC590"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file.clear</w:t>
      </w:r>
      <w:proofErr w:type="spellEnd"/>
      <w:r w:rsidRPr="009C4D8E">
        <w:rPr>
          <w:sz w:val="24"/>
          <w:szCs w:val="24"/>
        </w:rPr>
        <w:t>(</w:t>
      </w:r>
      <w:proofErr w:type="gramEnd"/>
      <w:r w:rsidRPr="009C4D8E">
        <w:rPr>
          <w:sz w:val="24"/>
          <w:szCs w:val="24"/>
        </w:rPr>
        <w:t>);</w:t>
      </w:r>
    </w:p>
    <w:p w14:paraId="35C6C5AF"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259A9009"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roofErr w:type="gramStart"/>
      <w:r w:rsidRPr="009C4D8E">
        <w:rPr>
          <w:sz w:val="24"/>
          <w:szCs w:val="24"/>
        </w:rPr>
        <w:t>void</w:t>
      </w:r>
      <w:proofErr w:type="gramEnd"/>
      <w:r w:rsidRPr="009C4D8E">
        <w:rPr>
          <w:sz w:val="24"/>
          <w:szCs w:val="24"/>
        </w:rPr>
        <w:t xml:space="preserve"> </w:t>
      </w:r>
      <w:proofErr w:type="spellStart"/>
      <w:r w:rsidRPr="009C4D8E">
        <w:rPr>
          <w:sz w:val="24"/>
          <w:szCs w:val="24"/>
        </w:rPr>
        <w:t>displayRecord</w:t>
      </w:r>
      <w:proofErr w:type="spellEnd"/>
      <w:r w:rsidRPr="009C4D8E">
        <w:rPr>
          <w:sz w:val="24"/>
          <w:szCs w:val="24"/>
        </w:rPr>
        <w:t>(</w:t>
      </w:r>
      <w:proofErr w:type="spellStart"/>
      <w:r w:rsidRPr="009C4D8E">
        <w:rPr>
          <w:sz w:val="24"/>
          <w:szCs w:val="24"/>
        </w:rPr>
        <w:t>int</w:t>
      </w:r>
      <w:proofErr w:type="spellEnd"/>
      <w:r w:rsidRPr="009C4D8E">
        <w:rPr>
          <w:sz w:val="24"/>
          <w:szCs w:val="24"/>
        </w:rPr>
        <w:t xml:space="preserve"> </w:t>
      </w:r>
      <w:proofErr w:type="spellStart"/>
      <w:r w:rsidRPr="009C4D8E">
        <w:rPr>
          <w:sz w:val="24"/>
          <w:szCs w:val="24"/>
        </w:rPr>
        <w:t>empid</w:t>
      </w:r>
      <w:proofErr w:type="spellEnd"/>
      <w:r w:rsidRPr="009C4D8E">
        <w:rPr>
          <w:sz w:val="24"/>
          <w:szCs w:val="24"/>
        </w:rPr>
        <w:t>)</w:t>
      </w:r>
    </w:p>
    <w:p w14:paraId="3594825C"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1D59DC24"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Employee s;</w:t>
      </w:r>
    </w:p>
    <w:p w14:paraId="1B5F06F4"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file.seekg</w:t>
      </w:r>
      <w:proofErr w:type="spellEnd"/>
      <w:r w:rsidRPr="009C4D8E">
        <w:rPr>
          <w:sz w:val="24"/>
          <w:szCs w:val="24"/>
        </w:rPr>
        <w:t>(</w:t>
      </w:r>
      <w:proofErr w:type="gramEnd"/>
      <w:r w:rsidRPr="009C4D8E">
        <w:rPr>
          <w:sz w:val="24"/>
          <w:szCs w:val="24"/>
        </w:rPr>
        <w:t>0,ios::beg);</w:t>
      </w:r>
    </w:p>
    <w:p w14:paraId="279A891F"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void *p;</w:t>
      </w:r>
    </w:p>
    <w:p w14:paraId="6E8B32DD"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gramStart"/>
      <w:r w:rsidRPr="009C4D8E">
        <w:rPr>
          <w:sz w:val="24"/>
          <w:szCs w:val="24"/>
        </w:rPr>
        <w:t>while(</w:t>
      </w:r>
      <w:proofErr w:type="spellStart"/>
      <w:proofErr w:type="gramEnd"/>
      <w:r w:rsidRPr="009C4D8E">
        <w:rPr>
          <w:sz w:val="24"/>
          <w:szCs w:val="24"/>
        </w:rPr>
        <w:t>file.read</w:t>
      </w:r>
      <w:proofErr w:type="spellEnd"/>
      <w:r w:rsidRPr="009C4D8E">
        <w:rPr>
          <w:sz w:val="24"/>
          <w:szCs w:val="24"/>
        </w:rPr>
        <w:t>((char *)&amp;</w:t>
      </w:r>
      <w:proofErr w:type="spellStart"/>
      <w:r w:rsidRPr="009C4D8E">
        <w:rPr>
          <w:sz w:val="24"/>
          <w:szCs w:val="24"/>
        </w:rPr>
        <w:t>s,sizeof</w:t>
      </w:r>
      <w:proofErr w:type="spellEnd"/>
      <w:r w:rsidRPr="009C4D8E">
        <w:rPr>
          <w:sz w:val="24"/>
          <w:szCs w:val="24"/>
        </w:rPr>
        <w:t>(Employee)))</w:t>
      </w:r>
    </w:p>
    <w:p w14:paraId="6D2B48DC"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30971470"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roofErr w:type="gramStart"/>
      <w:r w:rsidRPr="009C4D8E">
        <w:rPr>
          <w:sz w:val="24"/>
          <w:szCs w:val="24"/>
        </w:rPr>
        <w:t>if(</w:t>
      </w:r>
      <w:proofErr w:type="spellStart"/>
      <w:proofErr w:type="gramEnd"/>
      <w:r w:rsidRPr="009C4D8E">
        <w:rPr>
          <w:sz w:val="24"/>
          <w:szCs w:val="24"/>
        </w:rPr>
        <w:t>s.empid</w:t>
      </w:r>
      <w:proofErr w:type="spellEnd"/>
      <w:r w:rsidRPr="009C4D8E">
        <w:rPr>
          <w:sz w:val="24"/>
          <w:szCs w:val="24"/>
        </w:rPr>
        <w:t>==</w:t>
      </w:r>
      <w:proofErr w:type="spellStart"/>
      <w:r w:rsidRPr="009C4D8E">
        <w:rPr>
          <w:sz w:val="24"/>
          <w:szCs w:val="24"/>
        </w:rPr>
        <w:t>empid</w:t>
      </w:r>
      <w:proofErr w:type="spellEnd"/>
      <w:r w:rsidRPr="009C4D8E">
        <w:rPr>
          <w:sz w:val="24"/>
          <w:szCs w:val="24"/>
        </w:rPr>
        <w:t>)</w:t>
      </w:r>
    </w:p>
    <w:p w14:paraId="2EF7D18C"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14:paraId="742EBEEC"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s.displayEmployeeData</w:t>
      </w:r>
      <w:proofErr w:type="spellEnd"/>
      <w:r w:rsidRPr="009C4D8E">
        <w:rPr>
          <w:sz w:val="24"/>
          <w:szCs w:val="24"/>
        </w:rPr>
        <w:t>(</w:t>
      </w:r>
      <w:proofErr w:type="gramEnd"/>
      <w:r w:rsidRPr="009C4D8E">
        <w:rPr>
          <w:sz w:val="24"/>
          <w:szCs w:val="24"/>
        </w:rPr>
        <w:t>);</w:t>
      </w:r>
    </w:p>
    <w:p w14:paraId="405F667C"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break;</w:t>
      </w:r>
    </w:p>
    <w:p w14:paraId="26EB7B8A"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14:paraId="32EF2477"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1B56C013"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if(p==NULL)</w:t>
      </w:r>
    </w:p>
    <w:p w14:paraId="6A136062" w14:textId="77777777" w:rsidR="00D7431D" w:rsidRPr="009C4D8E" w:rsidRDefault="00D7431D" w:rsidP="00D7431D">
      <w:pPr>
        <w:rPr>
          <w:sz w:val="24"/>
          <w:szCs w:val="24"/>
        </w:rPr>
      </w:pPr>
      <w:r w:rsidRPr="009C4D8E">
        <w:rPr>
          <w:sz w:val="24"/>
          <w:szCs w:val="24"/>
        </w:rPr>
        <w:lastRenderedPageBreak/>
        <w:tab/>
      </w:r>
      <w:r w:rsidRPr="009C4D8E">
        <w:rPr>
          <w:sz w:val="24"/>
          <w:szCs w:val="24"/>
        </w:rPr>
        <w:tab/>
      </w:r>
      <w:r w:rsidRPr="009C4D8E">
        <w:rPr>
          <w:sz w:val="24"/>
          <w:szCs w:val="24"/>
        </w:rPr>
        <w:tab/>
      </w:r>
      <w:r w:rsidRPr="009C4D8E">
        <w:rPr>
          <w:sz w:val="24"/>
          <w:szCs w:val="24"/>
        </w:rPr>
        <w:tab/>
        <w:t xml:space="preserve">   throw "Element not present";</w:t>
      </w:r>
    </w:p>
    <w:p w14:paraId="04657462"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file.clear</w:t>
      </w:r>
      <w:proofErr w:type="spellEnd"/>
      <w:r w:rsidRPr="009C4D8E">
        <w:rPr>
          <w:sz w:val="24"/>
          <w:szCs w:val="24"/>
        </w:rPr>
        <w:t>(</w:t>
      </w:r>
      <w:proofErr w:type="gramEnd"/>
      <w:r w:rsidRPr="009C4D8E">
        <w:rPr>
          <w:sz w:val="24"/>
          <w:szCs w:val="24"/>
        </w:rPr>
        <w:t>);</w:t>
      </w:r>
    </w:p>
    <w:p w14:paraId="432E92D7"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6CC427A2"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roofErr w:type="gramStart"/>
      <w:r w:rsidRPr="009C4D8E">
        <w:rPr>
          <w:sz w:val="24"/>
          <w:szCs w:val="24"/>
        </w:rPr>
        <w:t>void</w:t>
      </w:r>
      <w:proofErr w:type="gramEnd"/>
      <w:r w:rsidRPr="009C4D8E">
        <w:rPr>
          <w:sz w:val="24"/>
          <w:szCs w:val="24"/>
        </w:rPr>
        <w:t xml:space="preserve"> </w:t>
      </w:r>
      <w:proofErr w:type="spellStart"/>
      <w:r w:rsidRPr="009C4D8E">
        <w:rPr>
          <w:sz w:val="24"/>
          <w:szCs w:val="24"/>
        </w:rPr>
        <w:t>deleteRecord</w:t>
      </w:r>
      <w:proofErr w:type="spellEnd"/>
      <w:r w:rsidRPr="009C4D8E">
        <w:rPr>
          <w:sz w:val="24"/>
          <w:szCs w:val="24"/>
        </w:rPr>
        <w:t>(</w:t>
      </w:r>
      <w:proofErr w:type="spellStart"/>
      <w:r w:rsidRPr="009C4D8E">
        <w:rPr>
          <w:sz w:val="24"/>
          <w:szCs w:val="24"/>
        </w:rPr>
        <w:t>int</w:t>
      </w:r>
      <w:proofErr w:type="spellEnd"/>
      <w:r w:rsidRPr="009C4D8E">
        <w:rPr>
          <w:sz w:val="24"/>
          <w:szCs w:val="24"/>
        </w:rPr>
        <w:t xml:space="preserve"> </w:t>
      </w:r>
      <w:proofErr w:type="spellStart"/>
      <w:r w:rsidRPr="009C4D8E">
        <w:rPr>
          <w:sz w:val="24"/>
          <w:szCs w:val="24"/>
        </w:rPr>
        <w:t>empid</w:t>
      </w:r>
      <w:proofErr w:type="spellEnd"/>
      <w:r w:rsidRPr="009C4D8E">
        <w:rPr>
          <w:sz w:val="24"/>
          <w:szCs w:val="24"/>
        </w:rPr>
        <w:t>)</w:t>
      </w:r>
    </w:p>
    <w:p w14:paraId="3C315069"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4AE6AEF9"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ofstream</w:t>
      </w:r>
      <w:proofErr w:type="spellEnd"/>
      <w:proofErr w:type="gramEnd"/>
      <w:r w:rsidRPr="009C4D8E">
        <w:rPr>
          <w:sz w:val="24"/>
          <w:szCs w:val="24"/>
        </w:rPr>
        <w:t xml:space="preserve"> </w:t>
      </w:r>
      <w:proofErr w:type="spellStart"/>
      <w:r w:rsidRPr="009C4D8E">
        <w:rPr>
          <w:sz w:val="24"/>
          <w:szCs w:val="24"/>
        </w:rPr>
        <w:t>newFile</w:t>
      </w:r>
      <w:proofErr w:type="spellEnd"/>
      <w:r w:rsidRPr="009C4D8E">
        <w:rPr>
          <w:sz w:val="24"/>
          <w:szCs w:val="24"/>
        </w:rPr>
        <w:t>("new.txt",</w:t>
      </w:r>
      <w:proofErr w:type="spellStart"/>
      <w:r w:rsidRPr="009C4D8E">
        <w:rPr>
          <w:sz w:val="24"/>
          <w:szCs w:val="24"/>
        </w:rPr>
        <w:t>ios</w:t>
      </w:r>
      <w:proofErr w:type="spellEnd"/>
      <w:r w:rsidRPr="009C4D8E">
        <w:rPr>
          <w:sz w:val="24"/>
          <w:szCs w:val="24"/>
        </w:rPr>
        <w:t>::binary);</w:t>
      </w:r>
    </w:p>
    <w:p w14:paraId="0ED376B4"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file.seekg</w:t>
      </w:r>
      <w:proofErr w:type="spellEnd"/>
      <w:r w:rsidRPr="009C4D8E">
        <w:rPr>
          <w:sz w:val="24"/>
          <w:szCs w:val="24"/>
        </w:rPr>
        <w:t>(</w:t>
      </w:r>
      <w:proofErr w:type="gramEnd"/>
      <w:r w:rsidRPr="009C4D8E">
        <w:rPr>
          <w:sz w:val="24"/>
          <w:szCs w:val="24"/>
        </w:rPr>
        <w:t>0,ios::beg);</w:t>
      </w:r>
    </w:p>
    <w:p w14:paraId="617D8E9C"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bool flag=false;</w:t>
      </w:r>
    </w:p>
    <w:p w14:paraId="28D4F1DB"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Employee s;</w:t>
      </w:r>
    </w:p>
    <w:p w14:paraId="0C4F29B7"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gramStart"/>
      <w:r w:rsidRPr="009C4D8E">
        <w:rPr>
          <w:sz w:val="24"/>
          <w:szCs w:val="24"/>
        </w:rPr>
        <w:t>while(</w:t>
      </w:r>
      <w:proofErr w:type="spellStart"/>
      <w:proofErr w:type="gramEnd"/>
      <w:r w:rsidRPr="009C4D8E">
        <w:rPr>
          <w:sz w:val="24"/>
          <w:szCs w:val="24"/>
        </w:rPr>
        <w:t>file.read</w:t>
      </w:r>
      <w:proofErr w:type="spellEnd"/>
      <w:r w:rsidRPr="009C4D8E">
        <w:rPr>
          <w:sz w:val="24"/>
          <w:szCs w:val="24"/>
        </w:rPr>
        <w:t>((char *)&amp;</w:t>
      </w:r>
      <w:proofErr w:type="spellStart"/>
      <w:r w:rsidRPr="009C4D8E">
        <w:rPr>
          <w:sz w:val="24"/>
          <w:szCs w:val="24"/>
        </w:rPr>
        <w:t>s,sizeof</w:t>
      </w:r>
      <w:proofErr w:type="spellEnd"/>
      <w:r w:rsidRPr="009C4D8E">
        <w:rPr>
          <w:sz w:val="24"/>
          <w:szCs w:val="24"/>
        </w:rPr>
        <w:t>(s)))</w:t>
      </w:r>
    </w:p>
    <w:p w14:paraId="54000C13"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20DC1064"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roofErr w:type="gramStart"/>
      <w:r w:rsidRPr="009C4D8E">
        <w:rPr>
          <w:sz w:val="24"/>
          <w:szCs w:val="24"/>
        </w:rPr>
        <w:t>if(</w:t>
      </w:r>
      <w:proofErr w:type="spellStart"/>
      <w:proofErr w:type="gramEnd"/>
      <w:r w:rsidRPr="009C4D8E">
        <w:rPr>
          <w:sz w:val="24"/>
          <w:szCs w:val="24"/>
        </w:rPr>
        <w:t>s.empid</w:t>
      </w:r>
      <w:proofErr w:type="spellEnd"/>
      <w:r w:rsidRPr="009C4D8E">
        <w:rPr>
          <w:sz w:val="24"/>
          <w:szCs w:val="24"/>
        </w:rPr>
        <w:t>==</w:t>
      </w:r>
      <w:proofErr w:type="spellStart"/>
      <w:r w:rsidRPr="009C4D8E">
        <w:rPr>
          <w:sz w:val="24"/>
          <w:szCs w:val="24"/>
        </w:rPr>
        <w:t>empid</w:t>
      </w:r>
      <w:proofErr w:type="spellEnd"/>
      <w:r w:rsidRPr="009C4D8E">
        <w:rPr>
          <w:sz w:val="24"/>
          <w:szCs w:val="24"/>
        </w:rPr>
        <w:t>)</w:t>
      </w:r>
    </w:p>
    <w:p w14:paraId="356D9DDA"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14:paraId="494D7FA6"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flag=true;</w:t>
      </w:r>
    </w:p>
    <w:p w14:paraId="3D26D9C6"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t xml:space="preserve">   continue;</w:t>
      </w:r>
    </w:p>
    <w:p w14:paraId="167D4BF0"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
    <w:p w14:paraId="5FD6E2D8"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newFile.write</w:t>
      </w:r>
      <w:proofErr w:type="spellEnd"/>
      <w:r w:rsidRPr="009C4D8E">
        <w:rPr>
          <w:sz w:val="24"/>
          <w:szCs w:val="24"/>
        </w:rPr>
        <w:t>(</w:t>
      </w:r>
      <w:proofErr w:type="gramEnd"/>
      <w:r w:rsidRPr="009C4D8E">
        <w:rPr>
          <w:sz w:val="24"/>
          <w:szCs w:val="24"/>
        </w:rPr>
        <w:t>(char *)&amp;</w:t>
      </w:r>
      <w:proofErr w:type="spellStart"/>
      <w:r w:rsidRPr="009C4D8E">
        <w:rPr>
          <w:sz w:val="24"/>
          <w:szCs w:val="24"/>
        </w:rPr>
        <w:t>s,sizeof</w:t>
      </w:r>
      <w:proofErr w:type="spellEnd"/>
      <w:r w:rsidRPr="009C4D8E">
        <w:rPr>
          <w:sz w:val="24"/>
          <w:szCs w:val="24"/>
        </w:rPr>
        <w:t>(s));</w:t>
      </w:r>
    </w:p>
    <w:p w14:paraId="51C95C33"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34E2E14D"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gramStart"/>
      <w:r w:rsidRPr="009C4D8E">
        <w:rPr>
          <w:sz w:val="24"/>
          <w:szCs w:val="24"/>
        </w:rPr>
        <w:t>if(</w:t>
      </w:r>
      <w:proofErr w:type="gramEnd"/>
      <w:r w:rsidRPr="009C4D8E">
        <w:rPr>
          <w:sz w:val="24"/>
          <w:szCs w:val="24"/>
        </w:rPr>
        <w:t>!flag)</w:t>
      </w:r>
    </w:p>
    <w:p w14:paraId="7EEA1977"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75DFE9E8"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t xml:space="preserve">   </w:t>
      </w:r>
      <w:proofErr w:type="spellStart"/>
      <w:r w:rsidRPr="009C4D8E">
        <w:rPr>
          <w:sz w:val="24"/>
          <w:szCs w:val="24"/>
        </w:rPr>
        <w:t>cout</w:t>
      </w:r>
      <w:proofErr w:type="spellEnd"/>
      <w:r w:rsidRPr="009C4D8E">
        <w:rPr>
          <w:sz w:val="24"/>
          <w:szCs w:val="24"/>
        </w:rPr>
        <w:t>&lt;&lt;"Element Not Present";</w:t>
      </w:r>
    </w:p>
    <w:p w14:paraId="2A1D56E7"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
    <w:p w14:paraId="429BABDE"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file.close</w:t>
      </w:r>
      <w:proofErr w:type="spellEnd"/>
      <w:r w:rsidRPr="009C4D8E">
        <w:rPr>
          <w:sz w:val="24"/>
          <w:szCs w:val="24"/>
        </w:rPr>
        <w:t>(</w:t>
      </w:r>
      <w:proofErr w:type="gramEnd"/>
      <w:r w:rsidRPr="009C4D8E">
        <w:rPr>
          <w:sz w:val="24"/>
          <w:szCs w:val="24"/>
        </w:rPr>
        <w:t>);</w:t>
      </w:r>
    </w:p>
    <w:p w14:paraId="691D3638"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r w:rsidRPr="009C4D8E">
        <w:rPr>
          <w:sz w:val="24"/>
          <w:szCs w:val="24"/>
        </w:rPr>
        <w:t>newFile.close</w:t>
      </w:r>
      <w:proofErr w:type="spellEnd"/>
      <w:r w:rsidRPr="009C4D8E">
        <w:rPr>
          <w:sz w:val="24"/>
          <w:szCs w:val="24"/>
        </w:rPr>
        <w:t>();</w:t>
      </w:r>
    </w:p>
    <w:p w14:paraId="20B5E2A1"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remove("Employee.txt");</w:t>
      </w:r>
    </w:p>
    <w:p w14:paraId="7CC3FD9F" w14:textId="77777777" w:rsidR="00D7431D" w:rsidRPr="009C4D8E" w:rsidRDefault="00D7431D" w:rsidP="00D7431D">
      <w:pPr>
        <w:rPr>
          <w:sz w:val="24"/>
          <w:szCs w:val="24"/>
        </w:rPr>
      </w:pPr>
      <w:r w:rsidRPr="009C4D8E">
        <w:rPr>
          <w:sz w:val="24"/>
          <w:szCs w:val="24"/>
        </w:rPr>
        <w:lastRenderedPageBreak/>
        <w:tab/>
      </w:r>
      <w:r w:rsidRPr="009C4D8E">
        <w:rPr>
          <w:sz w:val="24"/>
          <w:szCs w:val="24"/>
        </w:rPr>
        <w:tab/>
      </w:r>
      <w:r w:rsidRPr="009C4D8E">
        <w:rPr>
          <w:sz w:val="24"/>
          <w:szCs w:val="24"/>
        </w:rPr>
        <w:tab/>
        <w:t xml:space="preserve">   rename("new.txt","Employee.txt");</w:t>
      </w:r>
    </w:p>
    <w:p w14:paraId="05E5B361"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r w:rsidRPr="009C4D8E">
        <w:rPr>
          <w:sz w:val="24"/>
          <w:szCs w:val="24"/>
        </w:rPr>
        <w:t>file.open</w:t>
      </w:r>
      <w:proofErr w:type="spellEnd"/>
      <w:r w:rsidRPr="009C4D8E">
        <w:rPr>
          <w:sz w:val="24"/>
          <w:szCs w:val="24"/>
        </w:rPr>
        <w:t>("Employee.txt",</w:t>
      </w:r>
      <w:proofErr w:type="spellStart"/>
      <w:r w:rsidRPr="009C4D8E">
        <w:rPr>
          <w:sz w:val="24"/>
          <w:szCs w:val="24"/>
        </w:rPr>
        <w:t>ios</w:t>
      </w:r>
      <w:proofErr w:type="spellEnd"/>
      <w:r w:rsidRPr="009C4D8E">
        <w:rPr>
          <w:sz w:val="24"/>
          <w:szCs w:val="24"/>
        </w:rPr>
        <w:t>::</w:t>
      </w:r>
      <w:proofErr w:type="spellStart"/>
      <w:r w:rsidRPr="009C4D8E">
        <w:rPr>
          <w:sz w:val="24"/>
          <w:szCs w:val="24"/>
        </w:rPr>
        <w:t>in|ios</w:t>
      </w:r>
      <w:proofErr w:type="spellEnd"/>
      <w:r w:rsidRPr="009C4D8E">
        <w:rPr>
          <w:sz w:val="24"/>
          <w:szCs w:val="24"/>
        </w:rPr>
        <w:t>::</w:t>
      </w:r>
      <w:proofErr w:type="spellStart"/>
      <w:r w:rsidRPr="009C4D8E">
        <w:rPr>
          <w:sz w:val="24"/>
          <w:szCs w:val="24"/>
        </w:rPr>
        <w:t>ate|ios</w:t>
      </w:r>
      <w:proofErr w:type="spellEnd"/>
      <w:r w:rsidRPr="009C4D8E">
        <w:rPr>
          <w:sz w:val="24"/>
          <w:szCs w:val="24"/>
        </w:rPr>
        <w:t>::</w:t>
      </w:r>
      <w:proofErr w:type="spellStart"/>
      <w:r w:rsidRPr="009C4D8E">
        <w:rPr>
          <w:sz w:val="24"/>
          <w:szCs w:val="24"/>
        </w:rPr>
        <w:t>out|ios</w:t>
      </w:r>
      <w:proofErr w:type="spellEnd"/>
      <w:r w:rsidRPr="009C4D8E">
        <w:rPr>
          <w:sz w:val="24"/>
          <w:szCs w:val="24"/>
        </w:rPr>
        <w:t>::binary);</w:t>
      </w:r>
    </w:p>
    <w:p w14:paraId="581F3208"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3FCF33AC"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roofErr w:type="spellStart"/>
      <w:proofErr w:type="gramStart"/>
      <w:r w:rsidRPr="009C4D8E">
        <w:rPr>
          <w:sz w:val="24"/>
          <w:szCs w:val="24"/>
        </w:rPr>
        <w:t>FileOperations</w:t>
      </w:r>
      <w:proofErr w:type="spellEnd"/>
      <w:r w:rsidRPr="009C4D8E">
        <w:rPr>
          <w:sz w:val="24"/>
          <w:szCs w:val="24"/>
        </w:rPr>
        <w:t>()</w:t>
      </w:r>
      <w:proofErr w:type="gramEnd"/>
    </w:p>
    <w:p w14:paraId="0AFE345D"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552B9652"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file.close</w:t>
      </w:r>
      <w:proofErr w:type="spellEnd"/>
      <w:r w:rsidRPr="009C4D8E">
        <w:rPr>
          <w:sz w:val="24"/>
          <w:szCs w:val="24"/>
        </w:rPr>
        <w:t>(</w:t>
      </w:r>
      <w:proofErr w:type="gramEnd"/>
      <w:r w:rsidRPr="009C4D8E">
        <w:rPr>
          <w:sz w:val="24"/>
          <w:szCs w:val="24"/>
        </w:rPr>
        <w:t>);</w:t>
      </w:r>
    </w:p>
    <w:p w14:paraId="0432AD05"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proofErr w:type="gramStart"/>
      <w:r w:rsidRPr="009C4D8E">
        <w:rPr>
          <w:sz w:val="24"/>
          <w:szCs w:val="24"/>
        </w:rPr>
        <w:t>cout</w:t>
      </w:r>
      <w:proofErr w:type="spellEnd"/>
      <w:proofErr w:type="gramEnd"/>
      <w:r w:rsidRPr="009C4D8E">
        <w:rPr>
          <w:sz w:val="24"/>
          <w:szCs w:val="24"/>
        </w:rPr>
        <w:t>&lt;&lt;"Closing file..";</w:t>
      </w:r>
    </w:p>
    <w:p w14:paraId="27245B81" w14:textId="77777777" w:rsidR="00D7431D" w:rsidRPr="009C4D8E" w:rsidRDefault="00D7431D" w:rsidP="00D7431D">
      <w:pPr>
        <w:rPr>
          <w:sz w:val="24"/>
          <w:szCs w:val="24"/>
        </w:rPr>
      </w:pPr>
      <w:r w:rsidRPr="009C4D8E">
        <w:rPr>
          <w:sz w:val="24"/>
          <w:szCs w:val="24"/>
        </w:rPr>
        <w:tab/>
      </w:r>
      <w:r w:rsidRPr="009C4D8E">
        <w:rPr>
          <w:sz w:val="24"/>
          <w:szCs w:val="24"/>
        </w:rPr>
        <w:tab/>
        <w:t xml:space="preserve">   }</w:t>
      </w:r>
    </w:p>
    <w:p w14:paraId="38D730AA" w14:textId="77777777" w:rsidR="00D7431D" w:rsidRPr="009C4D8E" w:rsidRDefault="00D7431D" w:rsidP="00D7431D">
      <w:pPr>
        <w:rPr>
          <w:sz w:val="24"/>
          <w:szCs w:val="24"/>
        </w:rPr>
      </w:pPr>
    </w:p>
    <w:p w14:paraId="3272CA91" w14:textId="77777777" w:rsidR="00D7431D" w:rsidRPr="009C4D8E" w:rsidRDefault="00D7431D" w:rsidP="00D7431D">
      <w:pPr>
        <w:rPr>
          <w:sz w:val="24"/>
          <w:szCs w:val="24"/>
        </w:rPr>
      </w:pPr>
      <w:r w:rsidRPr="009C4D8E">
        <w:rPr>
          <w:sz w:val="24"/>
          <w:szCs w:val="24"/>
        </w:rPr>
        <w:t>};</w:t>
      </w:r>
    </w:p>
    <w:p w14:paraId="78D1EA39" w14:textId="77777777" w:rsidR="00D7431D" w:rsidRPr="009C4D8E" w:rsidRDefault="00D7431D" w:rsidP="00D7431D">
      <w:pPr>
        <w:rPr>
          <w:sz w:val="24"/>
          <w:szCs w:val="24"/>
        </w:rPr>
      </w:pPr>
      <w:proofErr w:type="gramStart"/>
      <w:r w:rsidRPr="009C4D8E">
        <w:rPr>
          <w:sz w:val="24"/>
          <w:szCs w:val="24"/>
        </w:rPr>
        <w:t>int  main</w:t>
      </w:r>
      <w:proofErr w:type="gramEnd"/>
      <w:r w:rsidRPr="009C4D8E">
        <w:rPr>
          <w:sz w:val="24"/>
          <w:szCs w:val="24"/>
        </w:rPr>
        <w:t>()</w:t>
      </w:r>
    </w:p>
    <w:p w14:paraId="28138CD6" w14:textId="77777777" w:rsidR="00D7431D" w:rsidRPr="009C4D8E" w:rsidRDefault="00D7431D" w:rsidP="00D7431D">
      <w:pPr>
        <w:rPr>
          <w:sz w:val="24"/>
          <w:szCs w:val="24"/>
        </w:rPr>
      </w:pPr>
      <w:r w:rsidRPr="009C4D8E">
        <w:rPr>
          <w:sz w:val="24"/>
          <w:szCs w:val="24"/>
        </w:rPr>
        <w:t>{</w:t>
      </w:r>
    </w:p>
    <w:p w14:paraId="110EB899" w14:textId="77777777" w:rsidR="00D7431D" w:rsidRPr="009C4D8E" w:rsidRDefault="00D7431D" w:rsidP="00D7431D">
      <w:pPr>
        <w:rPr>
          <w:sz w:val="24"/>
          <w:szCs w:val="24"/>
        </w:rPr>
      </w:pPr>
      <w:r w:rsidRPr="009C4D8E">
        <w:rPr>
          <w:sz w:val="24"/>
          <w:szCs w:val="24"/>
        </w:rPr>
        <w:tab/>
      </w:r>
      <w:proofErr w:type="spellStart"/>
      <w:proofErr w:type="gramStart"/>
      <w:r w:rsidRPr="009C4D8E">
        <w:rPr>
          <w:sz w:val="24"/>
          <w:szCs w:val="24"/>
        </w:rPr>
        <w:t>ofstream</w:t>
      </w:r>
      <w:proofErr w:type="spellEnd"/>
      <w:proofErr w:type="gramEnd"/>
      <w:r w:rsidRPr="009C4D8E">
        <w:rPr>
          <w:sz w:val="24"/>
          <w:szCs w:val="24"/>
        </w:rPr>
        <w:t xml:space="preserve"> </w:t>
      </w:r>
      <w:proofErr w:type="spellStart"/>
      <w:r w:rsidRPr="009C4D8E">
        <w:rPr>
          <w:sz w:val="24"/>
          <w:szCs w:val="24"/>
        </w:rPr>
        <w:t>newFile</w:t>
      </w:r>
      <w:proofErr w:type="spellEnd"/>
      <w:r w:rsidRPr="009C4D8E">
        <w:rPr>
          <w:sz w:val="24"/>
          <w:szCs w:val="24"/>
        </w:rPr>
        <w:t>("Employee.txt",</w:t>
      </w:r>
      <w:proofErr w:type="spellStart"/>
      <w:r w:rsidRPr="009C4D8E">
        <w:rPr>
          <w:sz w:val="24"/>
          <w:szCs w:val="24"/>
        </w:rPr>
        <w:t>ios</w:t>
      </w:r>
      <w:proofErr w:type="spellEnd"/>
      <w:r w:rsidRPr="009C4D8E">
        <w:rPr>
          <w:sz w:val="24"/>
          <w:szCs w:val="24"/>
        </w:rPr>
        <w:t>::</w:t>
      </w:r>
      <w:proofErr w:type="spellStart"/>
      <w:r w:rsidRPr="009C4D8E">
        <w:rPr>
          <w:sz w:val="24"/>
          <w:szCs w:val="24"/>
        </w:rPr>
        <w:t>app|ios</w:t>
      </w:r>
      <w:proofErr w:type="spellEnd"/>
      <w:r w:rsidRPr="009C4D8E">
        <w:rPr>
          <w:sz w:val="24"/>
          <w:szCs w:val="24"/>
        </w:rPr>
        <w:t>::binary);</w:t>
      </w:r>
    </w:p>
    <w:p w14:paraId="7CCC8AAA" w14:textId="77777777" w:rsidR="00D7431D" w:rsidRPr="009C4D8E" w:rsidRDefault="00D7431D" w:rsidP="00D7431D">
      <w:pPr>
        <w:rPr>
          <w:sz w:val="24"/>
          <w:szCs w:val="24"/>
        </w:rPr>
      </w:pPr>
      <w:r w:rsidRPr="009C4D8E">
        <w:rPr>
          <w:sz w:val="24"/>
          <w:szCs w:val="24"/>
        </w:rPr>
        <w:tab/>
      </w:r>
      <w:proofErr w:type="spellStart"/>
      <w:r w:rsidRPr="009C4D8E">
        <w:rPr>
          <w:sz w:val="24"/>
          <w:szCs w:val="24"/>
        </w:rPr>
        <w:t>newFile.close</w:t>
      </w:r>
      <w:proofErr w:type="spellEnd"/>
      <w:r w:rsidRPr="009C4D8E">
        <w:rPr>
          <w:sz w:val="24"/>
          <w:szCs w:val="24"/>
        </w:rPr>
        <w:t>();</w:t>
      </w:r>
    </w:p>
    <w:p w14:paraId="4DF087BB" w14:textId="77777777" w:rsidR="00D7431D" w:rsidRPr="009C4D8E" w:rsidRDefault="00D7431D" w:rsidP="00D7431D">
      <w:pPr>
        <w:rPr>
          <w:sz w:val="24"/>
          <w:szCs w:val="24"/>
        </w:rPr>
      </w:pPr>
      <w:r w:rsidRPr="009C4D8E">
        <w:rPr>
          <w:sz w:val="24"/>
          <w:szCs w:val="24"/>
        </w:rPr>
        <w:tab/>
      </w:r>
      <w:proofErr w:type="spellStart"/>
      <w:r w:rsidRPr="009C4D8E">
        <w:rPr>
          <w:sz w:val="24"/>
          <w:szCs w:val="24"/>
        </w:rPr>
        <w:t>FileOperations</w:t>
      </w:r>
      <w:proofErr w:type="spellEnd"/>
      <w:r w:rsidRPr="009C4D8E">
        <w:rPr>
          <w:sz w:val="24"/>
          <w:szCs w:val="24"/>
        </w:rPr>
        <w:t xml:space="preserve"> </w:t>
      </w:r>
      <w:proofErr w:type="gramStart"/>
      <w:r w:rsidRPr="009C4D8E">
        <w:rPr>
          <w:sz w:val="24"/>
          <w:szCs w:val="24"/>
        </w:rPr>
        <w:t>file(</w:t>
      </w:r>
      <w:proofErr w:type="gramEnd"/>
      <w:r w:rsidRPr="009C4D8E">
        <w:rPr>
          <w:sz w:val="24"/>
          <w:szCs w:val="24"/>
        </w:rPr>
        <w:t>(char *)"Employee.txt");</w:t>
      </w:r>
    </w:p>
    <w:p w14:paraId="1F93E109" w14:textId="77777777" w:rsidR="00D7431D" w:rsidRPr="009C4D8E" w:rsidRDefault="00D7431D" w:rsidP="00D7431D">
      <w:pPr>
        <w:rPr>
          <w:sz w:val="24"/>
          <w:szCs w:val="24"/>
        </w:rPr>
      </w:pPr>
      <w:r w:rsidRPr="009C4D8E">
        <w:rPr>
          <w:sz w:val="24"/>
          <w:szCs w:val="24"/>
        </w:rPr>
        <w:t xml:space="preserve">    </w:t>
      </w:r>
      <w:proofErr w:type="spellStart"/>
      <w:proofErr w:type="gramStart"/>
      <w:r w:rsidRPr="009C4D8E">
        <w:rPr>
          <w:sz w:val="24"/>
          <w:szCs w:val="24"/>
        </w:rPr>
        <w:t>int</w:t>
      </w:r>
      <w:proofErr w:type="spellEnd"/>
      <w:proofErr w:type="gramEnd"/>
      <w:r w:rsidRPr="009C4D8E">
        <w:rPr>
          <w:sz w:val="24"/>
          <w:szCs w:val="24"/>
        </w:rPr>
        <w:t xml:space="preserve"> </w:t>
      </w:r>
      <w:proofErr w:type="spellStart"/>
      <w:r w:rsidRPr="009C4D8E">
        <w:rPr>
          <w:sz w:val="24"/>
          <w:szCs w:val="24"/>
        </w:rPr>
        <w:t>empid,sal,choice</w:t>
      </w:r>
      <w:proofErr w:type="spellEnd"/>
      <w:r w:rsidRPr="009C4D8E">
        <w:rPr>
          <w:sz w:val="24"/>
          <w:szCs w:val="24"/>
        </w:rPr>
        <w:t>=0;</w:t>
      </w:r>
    </w:p>
    <w:p w14:paraId="072CD06B"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char</w:t>
      </w:r>
      <w:proofErr w:type="gramEnd"/>
      <w:r w:rsidRPr="009C4D8E">
        <w:rPr>
          <w:sz w:val="24"/>
          <w:szCs w:val="24"/>
        </w:rPr>
        <w:t xml:space="preserve"> name[max],de[max];</w:t>
      </w:r>
    </w:p>
    <w:p w14:paraId="5D444A8C"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while(</w:t>
      </w:r>
      <w:proofErr w:type="gramEnd"/>
      <w:r w:rsidRPr="009C4D8E">
        <w:rPr>
          <w:sz w:val="24"/>
          <w:szCs w:val="24"/>
        </w:rPr>
        <w:t>choice!=5)</w:t>
      </w:r>
    </w:p>
    <w:p w14:paraId="1FECC71C" w14:textId="77777777" w:rsidR="00D7431D" w:rsidRPr="009C4D8E" w:rsidRDefault="00D7431D" w:rsidP="00D7431D">
      <w:pPr>
        <w:rPr>
          <w:sz w:val="24"/>
          <w:szCs w:val="24"/>
        </w:rPr>
      </w:pPr>
      <w:r w:rsidRPr="009C4D8E">
        <w:rPr>
          <w:sz w:val="24"/>
          <w:szCs w:val="24"/>
        </w:rPr>
        <w:t xml:space="preserve">    {</w:t>
      </w:r>
    </w:p>
    <w:p w14:paraId="599F4660" w14:textId="77777777" w:rsidR="00D7431D" w:rsidRPr="009C4D8E" w:rsidRDefault="00D7431D" w:rsidP="00D7431D">
      <w:pPr>
        <w:rPr>
          <w:sz w:val="24"/>
          <w:szCs w:val="24"/>
        </w:rPr>
      </w:pPr>
      <w:r w:rsidRPr="009C4D8E">
        <w:rPr>
          <w:sz w:val="24"/>
          <w:szCs w:val="24"/>
        </w:rPr>
        <w:t xml:space="preserve">        </w:t>
      </w:r>
      <w:proofErr w:type="spellStart"/>
      <w:r w:rsidRPr="009C4D8E">
        <w:rPr>
          <w:sz w:val="24"/>
          <w:szCs w:val="24"/>
        </w:rPr>
        <w:t>cout</w:t>
      </w:r>
      <w:proofErr w:type="spellEnd"/>
      <w:r w:rsidRPr="009C4D8E">
        <w:rPr>
          <w:sz w:val="24"/>
          <w:szCs w:val="24"/>
        </w:rPr>
        <w:t>&lt;&lt;"\n\n1) Add New Record\n";</w:t>
      </w:r>
    </w:p>
    <w:p w14:paraId="4E5BBC79" w14:textId="77777777" w:rsidR="00D7431D" w:rsidRPr="009C4D8E" w:rsidRDefault="00D7431D" w:rsidP="00D7431D">
      <w:pPr>
        <w:rPr>
          <w:sz w:val="24"/>
          <w:szCs w:val="24"/>
        </w:rPr>
      </w:pPr>
      <w:r w:rsidRPr="009C4D8E">
        <w:rPr>
          <w:sz w:val="24"/>
          <w:szCs w:val="24"/>
        </w:rPr>
        <w:t xml:space="preserve">        </w:t>
      </w:r>
      <w:proofErr w:type="spellStart"/>
      <w:r w:rsidRPr="009C4D8E">
        <w:rPr>
          <w:sz w:val="24"/>
          <w:szCs w:val="24"/>
        </w:rPr>
        <w:t>cout</w:t>
      </w:r>
      <w:proofErr w:type="spellEnd"/>
      <w:r w:rsidRPr="009C4D8E">
        <w:rPr>
          <w:sz w:val="24"/>
          <w:szCs w:val="24"/>
        </w:rPr>
        <w:t>&lt;&lt;"2) Display All Records\n";</w:t>
      </w:r>
    </w:p>
    <w:p w14:paraId="305A4181" w14:textId="77777777" w:rsidR="00D7431D" w:rsidRPr="009C4D8E" w:rsidRDefault="00D7431D" w:rsidP="00D7431D">
      <w:pPr>
        <w:rPr>
          <w:sz w:val="24"/>
          <w:szCs w:val="24"/>
        </w:rPr>
      </w:pPr>
      <w:r w:rsidRPr="009C4D8E">
        <w:rPr>
          <w:sz w:val="24"/>
          <w:szCs w:val="24"/>
        </w:rPr>
        <w:t xml:space="preserve">        </w:t>
      </w:r>
      <w:proofErr w:type="spellStart"/>
      <w:r w:rsidRPr="009C4D8E">
        <w:rPr>
          <w:sz w:val="24"/>
          <w:szCs w:val="24"/>
        </w:rPr>
        <w:t>cout</w:t>
      </w:r>
      <w:proofErr w:type="spellEnd"/>
      <w:r w:rsidRPr="009C4D8E">
        <w:rPr>
          <w:sz w:val="24"/>
          <w:szCs w:val="24"/>
        </w:rPr>
        <w:t xml:space="preserve">&lt;&lt;"3) Display by </w:t>
      </w:r>
      <w:proofErr w:type="spellStart"/>
      <w:r w:rsidRPr="009C4D8E">
        <w:rPr>
          <w:sz w:val="24"/>
          <w:szCs w:val="24"/>
        </w:rPr>
        <w:t>RollNo</w:t>
      </w:r>
      <w:proofErr w:type="spellEnd"/>
      <w:r w:rsidRPr="009C4D8E">
        <w:rPr>
          <w:sz w:val="24"/>
          <w:szCs w:val="24"/>
        </w:rPr>
        <w:t>\n";</w:t>
      </w:r>
    </w:p>
    <w:p w14:paraId="118FB9A6" w14:textId="77777777" w:rsidR="00D7431D" w:rsidRPr="009C4D8E" w:rsidRDefault="00D7431D" w:rsidP="00D7431D">
      <w:pPr>
        <w:rPr>
          <w:sz w:val="24"/>
          <w:szCs w:val="24"/>
        </w:rPr>
      </w:pPr>
      <w:r w:rsidRPr="009C4D8E">
        <w:rPr>
          <w:sz w:val="24"/>
          <w:szCs w:val="24"/>
        </w:rPr>
        <w:t xml:space="preserve">        </w:t>
      </w:r>
      <w:proofErr w:type="spellStart"/>
      <w:r w:rsidRPr="009C4D8E">
        <w:rPr>
          <w:sz w:val="24"/>
          <w:szCs w:val="24"/>
        </w:rPr>
        <w:t>cout</w:t>
      </w:r>
      <w:proofErr w:type="spellEnd"/>
      <w:r w:rsidRPr="009C4D8E">
        <w:rPr>
          <w:sz w:val="24"/>
          <w:szCs w:val="24"/>
        </w:rPr>
        <w:t>&lt;&lt;"4) Deleting a Record\n";</w:t>
      </w:r>
    </w:p>
    <w:p w14:paraId="51D1C93B" w14:textId="77777777" w:rsidR="00D7431D" w:rsidRPr="009C4D8E" w:rsidRDefault="00D7431D" w:rsidP="00D7431D">
      <w:pPr>
        <w:rPr>
          <w:sz w:val="24"/>
          <w:szCs w:val="24"/>
        </w:rPr>
      </w:pPr>
      <w:r w:rsidRPr="009C4D8E">
        <w:rPr>
          <w:sz w:val="24"/>
          <w:szCs w:val="24"/>
        </w:rPr>
        <w:t xml:space="preserve">        </w:t>
      </w:r>
      <w:proofErr w:type="spellStart"/>
      <w:r w:rsidRPr="009C4D8E">
        <w:rPr>
          <w:sz w:val="24"/>
          <w:szCs w:val="24"/>
        </w:rPr>
        <w:t>cout</w:t>
      </w:r>
      <w:proofErr w:type="spellEnd"/>
      <w:r w:rsidRPr="009C4D8E">
        <w:rPr>
          <w:sz w:val="24"/>
          <w:szCs w:val="24"/>
        </w:rPr>
        <w:t>&lt;&lt;"5) Exit\n";</w:t>
      </w:r>
    </w:p>
    <w:p w14:paraId="7821B18D" w14:textId="77777777" w:rsidR="00D7431D" w:rsidRPr="009C4D8E" w:rsidRDefault="00D7431D" w:rsidP="00D7431D">
      <w:pPr>
        <w:rPr>
          <w:sz w:val="24"/>
          <w:szCs w:val="24"/>
        </w:rPr>
      </w:pPr>
      <w:r w:rsidRPr="009C4D8E">
        <w:rPr>
          <w:sz w:val="24"/>
          <w:szCs w:val="24"/>
        </w:rPr>
        <w:t xml:space="preserve">        </w:t>
      </w:r>
      <w:proofErr w:type="spellStart"/>
      <w:proofErr w:type="gramStart"/>
      <w:r w:rsidRPr="009C4D8E">
        <w:rPr>
          <w:sz w:val="24"/>
          <w:szCs w:val="24"/>
        </w:rPr>
        <w:t>cout</w:t>
      </w:r>
      <w:proofErr w:type="spellEnd"/>
      <w:proofErr w:type="gramEnd"/>
      <w:r w:rsidRPr="009C4D8E">
        <w:rPr>
          <w:sz w:val="24"/>
          <w:szCs w:val="24"/>
        </w:rPr>
        <w:t>&lt;&lt;"Choose your choice : ";</w:t>
      </w:r>
    </w:p>
    <w:p w14:paraId="3FA55540" w14:textId="77777777" w:rsidR="00D7431D" w:rsidRPr="009C4D8E" w:rsidRDefault="00D7431D" w:rsidP="00D7431D">
      <w:pPr>
        <w:rPr>
          <w:sz w:val="24"/>
          <w:szCs w:val="24"/>
        </w:rPr>
      </w:pPr>
      <w:r w:rsidRPr="009C4D8E">
        <w:rPr>
          <w:sz w:val="24"/>
          <w:szCs w:val="24"/>
        </w:rPr>
        <w:lastRenderedPageBreak/>
        <w:t xml:space="preserve">        </w:t>
      </w:r>
      <w:proofErr w:type="spellStart"/>
      <w:r w:rsidRPr="009C4D8E">
        <w:rPr>
          <w:sz w:val="24"/>
          <w:szCs w:val="24"/>
        </w:rPr>
        <w:t>cin</w:t>
      </w:r>
      <w:proofErr w:type="spellEnd"/>
      <w:r w:rsidRPr="009C4D8E">
        <w:rPr>
          <w:sz w:val="24"/>
          <w:szCs w:val="24"/>
        </w:rPr>
        <w:t>&gt;&gt;choice;</w:t>
      </w:r>
    </w:p>
    <w:p w14:paraId="44C448CC" w14:textId="77777777" w:rsidR="00D7431D" w:rsidRPr="009C4D8E" w:rsidRDefault="00D7431D" w:rsidP="00D7431D">
      <w:pPr>
        <w:rPr>
          <w:sz w:val="24"/>
          <w:szCs w:val="24"/>
        </w:rPr>
      </w:pPr>
      <w:r w:rsidRPr="009C4D8E">
        <w:rPr>
          <w:sz w:val="24"/>
          <w:szCs w:val="24"/>
        </w:rPr>
        <w:t xml:space="preserve">        switch(choice)</w:t>
      </w:r>
    </w:p>
    <w:p w14:paraId="39299E11" w14:textId="77777777" w:rsidR="00D7431D" w:rsidRPr="009C4D8E" w:rsidRDefault="00D7431D" w:rsidP="00D7431D">
      <w:pPr>
        <w:rPr>
          <w:sz w:val="24"/>
          <w:szCs w:val="24"/>
        </w:rPr>
      </w:pPr>
      <w:r w:rsidRPr="009C4D8E">
        <w:rPr>
          <w:sz w:val="24"/>
          <w:szCs w:val="24"/>
        </w:rPr>
        <w:t xml:space="preserve">        {</w:t>
      </w:r>
    </w:p>
    <w:p w14:paraId="0CA1B17E"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case</w:t>
      </w:r>
      <w:proofErr w:type="gramEnd"/>
      <w:r w:rsidRPr="009C4D8E">
        <w:rPr>
          <w:sz w:val="24"/>
          <w:szCs w:val="24"/>
        </w:rPr>
        <w:t xml:space="preserve"> 1 : //New Record</w:t>
      </w:r>
    </w:p>
    <w:p w14:paraId="3222F4E8"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proofErr w:type="gramStart"/>
      <w:r w:rsidRPr="009C4D8E">
        <w:rPr>
          <w:sz w:val="24"/>
          <w:szCs w:val="24"/>
        </w:rPr>
        <w:t>cout</w:t>
      </w:r>
      <w:proofErr w:type="spellEnd"/>
      <w:proofErr w:type="gramEnd"/>
      <w:r w:rsidRPr="009C4D8E">
        <w:rPr>
          <w:sz w:val="24"/>
          <w:szCs w:val="24"/>
        </w:rPr>
        <w:t>&lt;&lt;</w:t>
      </w:r>
      <w:proofErr w:type="spellStart"/>
      <w:r w:rsidRPr="009C4D8E">
        <w:rPr>
          <w:sz w:val="24"/>
          <w:szCs w:val="24"/>
        </w:rPr>
        <w:t>endl</w:t>
      </w:r>
      <w:proofErr w:type="spellEnd"/>
      <w:r w:rsidRPr="009C4D8E">
        <w:rPr>
          <w:sz w:val="24"/>
          <w:szCs w:val="24"/>
        </w:rPr>
        <w:t>&lt;&lt;"Enter employee id and name : \n";</w:t>
      </w:r>
    </w:p>
    <w:p w14:paraId="021A42B9"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r w:rsidRPr="009C4D8E">
        <w:rPr>
          <w:sz w:val="24"/>
          <w:szCs w:val="24"/>
        </w:rPr>
        <w:t>cin</w:t>
      </w:r>
      <w:proofErr w:type="spellEnd"/>
      <w:r w:rsidRPr="009C4D8E">
        <w:rPr>
          <w:sz w:val="24"/>
          <w:szCs w:val="24"/>
        </w:rPr>
        <w:t>&gt;&gt;</w:t>
      </w:r>
      <w:proofErr w:type="spellStart"/>
      <w:r w:rsidRPr="009C4D8E">
        <w:rPr>
          <w:sz w:val="24"/>
          <w:szCs w:val="24"/>
        </w:rPr>
        <w:t>empid</w:t>
      </w:r>
      <w:proofErr w:type="spellEnd"/>
      <w:r w:rsidRPr="009C4D8E">
        <w:rPr>
          <w:sz w:val="24"/>
          <w:szCs w:val="24"/>
        </w:rPr>
        <w:t>&gt;&gt;name;</w:t>
      </w:r>
    </w:p>
    <w:p w14:paraId="447E6FE6"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proofErr w:type="gramStart"/>
      <w:r w:rsidRPr="009C4D8E">
        <w:rPr>
          <w:sz w:val="24"/>
          <w:szCs w:val="24"/>
        </w:rPr>
        <w:t>cout</w:t>
      </w:r>
      <w:proofErr w:type="spellEnd"/>
      <w:proofErr w:type="gramEnd"/>
      <w:r w:rsidRPr="009C4D8E">
        <w:rPr>
          <w:sz w:val="24"/>
          <w:szCs w:val="24"/>
        </w:rPr>
        <w:t xml:space="preserve">&lt;&lt;"Enter </w:t>
      </w:r>
      <w:proofErr w:type="spellStart"/>
      <w:r w:rsidRPr="009C4D8E">
        <w:rPr>
          <w:sz w:val="24"/>
          <w:szCs w:val="24"/>
        </w:rPr>
        <w:t>sal</w:t>
      </w:r>
      <w:proofErr w:type="spellEnd"/>
      <w:r w:rsidRPr="009C4D8E">
        <w:rPr>
          <w:sz w:val="24"/>
          <w:szCs w:val="24"/>
        </w:rPr>
        <w:t xml:space="preserve">  \n";</w:t>
      </w:r>
    </w:p>
    <w:p w14:paraId="4197A957"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r w:rsidRPr="009C4D8E">
        <w:rPr>
          <w:sz w:val="24"/>
          <w:szCs w:val="24"/>
        </w:rPr>
        <w:t>cin</w:t>
      </w:r>
      <w:proofErr w:type="spellEnd"/>
      <w:r w:rsidRPr="009C4D8E">
        <w:rPr>
          <w:sz w:val="24"/>
          <w:szCs w:val="24"/>
        </w:rPr>
        <w:t>&gt;&gt;</w:t>
      </w:r>
      <w:proofErr w:type="spellStart"/>
      <w:r w:rsidRPr="009C4D8E">
        <w:rPr>
          <w:sz w:val="24"/>
          <w:szCs w:val="24"/>
        </w:rPr>
        <w:t>sal</w:t>
      </w:r>
      <w:proofErr w:type="spellEnd"/>
      <w:r w:rsidRPr="009C4D8E">
        <w:rPr>
          <w:sz w:val="24"/>
          <w:szCs w:val="24"/>
        </w:rPr>
        <w:t>;</w:t>
      </w:r>
    </w:p>
    <w:p w14:paraId="724856D4"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proofErr w:type="gramStart"/>
      <w:r w:rsidRPr="009C4D8E">
        <w:rPr>
          <w:sz w:val="24"/>
          <w:szCs w:val="24"/>
        </w:rPr>
        <w:t>cout</w:t>
      </w:r>
      <w:proofErr w:type="spellEnd"/>
      <w:proofErr w:type="gramEnd"/>
      <w:r w:rsidRPr="009C4D8E">
        <w:rPr>
          <w:sz w:val="24"/>
          <w:szCs w:val="24"/>
        </w:rPr>
        <w:t>&lt;&lt;"Enter designation : \n";</w:t>
      </w:r>
    </w:p>
    <w:p w14:paraId="5C37F641"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r w:rsidRPr="009C4D8E">
        <w:rPr>
          <w:sz w:val="24"/>
          <w:szCs w:val="24"/>
        </w:rPr>
        <w:t>cin</w:t>
      </w:r>
      <w:proofErr w:type="spellEnd"/>
      <w:r w:rsidRPr="009C4D8E">
        <w:rPr>
          <w:sz w:val="24"/>
          <w:szCs w:val="24"/>
        </w:rPr>
        <w:t>&gt;&gt;de;</w:t>
      </w:r>
    </w:p>
    <w:p w14:paraId="69EF0389"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proofErr w:type="gramStart"/>
      <w:r w:rsidRPr="009C4D8E">
        <w:rPr>
          <w:sz w:val="24"/>
          <w:szCs w:val="24"/>
        </w:rPr>
        <w:t>file.insertRecord</w:t>
      </w:r>
      <w:proofErr w:type="spellEnd"/>
      <w:r w:rsidRPr="009C4D8E">
        <w:rPr>
          <w:sz w:val="24"/>
          <w:szCs w:val="24"/>
        </w:rPr>
        <w:t>(</w:t>
      </w:r>
      <w:proofErr w:type="spellStart"/>
      <w:proofErr w:type="gramEnd"/>
      <w:r w:rsidRPr="009C4D8E">
        <w:rPr>
          <w:sz w:val="24"/>
          <w:szCs w:val="24"/>
        </w:rPr>
        <w:t>empid,name,sal,de</w:t>
      </w:r>
      <w:proofErr w:type="spellEnd"/>
      <w:r w:rsidRPr="009C4D8E">
        <w:rPr>
          <w:sz w:val="24"/>
          <w:szCs w:val="24"/>
        </w:rPr>
        <w:t>);</w:t>
      </w:r>
    </w:p>
    <w:p w14:paraId="11679C81"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break;</w:t>
      </w:r>
    </w:p>
    <w:p w14:paraId="4EEBAC65"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case</w:t>
      </w:r>
      <w:proofErr w:type="gramEnd"/>
      <w:r w:rsidRPr="009C4D8E">
        <w:rPr>
          <w:sz w:val="24"/>
          <w:szCs w:val="24"/>
        </w:rPr>
        <w:t xml:space="preserve"> 2 :</w:t>
      </w:r>
    </w:p>
    <w:p w14:paraId="42418CFC" w14:textId="77777777" w:rsidR="00D7431D" w:rsidRPr="009C4D8E" w:rsidRDefault="00D7431D" w:rsidP="00D7431D">
      <w:pPr>
        <w:rPr>
          <w:sz w:val="24"/>
          <w:szCs w:val="24"/>
        </w:rPr>
      </w:pPr>
      <w:r w:rsidRPr="009C4D8E">
        <w:rPr>
          <w:sz w:val="24"/>
          <w:szCs w:val="24"/>
        </w:rPr>
        <w:t xml:space="preserve">            </w:t>
      </w:r>
      <w:r w:rsidRPr="009C4D8E">
        <w:rPr>
          <w:sz w:val="24"/>
          <w:szCs w:val="24"/>
        </w:rPr>
        <w:tab/>
      </w:r>
    </w:p>
    <w:p w14:paraId="67CA87C5"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t xml:space="preserve">   </w:t>
      </w:r>
      <w:proofErr w:type="spellStart"/>
      <w:r w:rsidRPr="009C4D8E">
        <w:rPr>
          <w:sz w:val="24"/>
          <w:szCs w:val="24"/>
        </w:rPr>
        <w:t>cout</w:t>
      </w:r>
      <w:proofErr w:type="spellEnd"/>
      <w:r w:rsidRPr="009C4D8E">
        <w:rPr>
          <w:sz w:val="24"/>
          <w:szCs w:val="24"/>
        </w:rPr>
        <w:t>&lt;&lt;"Employee ID"&lt;&lt;"\t\t"&lt;&lt;"Name"&lt;&lt;"\t\t"&lt;&lt;"Salary"&lt;&lt;"\t\t"&lt;&lt;"designation\n";</w:t>
      </w:r>
    </w:p>
    <w:p w14:paraId="5FC783CE" w14:textId="77777777" w:rsidR="00D7431D" w:rsidRPr="009C4D8E" w:rsidRDefault="00D7431D" w:rsidP="00D7431D">
      <w:pPr>
        <w:rPr>
          <w:sz w:val="24"/>
          <w:szCs w:val="24"/>
        </w:rPr>
      </w:pPr>
      <w:r w:rsidRPr="009C4D8E">
        <w:rPr>
          <w:sz w:val="24"/>
          <w:szCs w:val="24"/>
        </w:rPr>
        <w:t xml:space="preserve">            </w:t>
      </w:r>
      <w:r w:rsidRPr="009C4D8E">
        <w:rPr>
          <w:sz w:val="24"/>
          <w:szCs w:val="24"/>
        </w:rPr>
        <w:tab/>
      </w:r>
      <w:proofErr w:type="spellStart"/>
      <w:r w:rsidRPr="009C4D8E">
        <w:rPr>
          <w:sz w:val="24"/>
          <w:szCs w:val="24"/>
        </w:rPr>
        <w:t>cout</w:t>
      </w:r>
      <w:proofErr w:type="spellEnd"/>
      <w:r w:rsidRPr="009C4D8E">
        <w:rPr>
          <w:sz w:val="24"/>
          <w:szCs w:val="24"/>
        </w:rPr>
        <w:t>&lt;&lt;"----------------------------------------------------------------------";</w:t>
      </w:r>
      <w:r w:rsidRPr="009C4D8E">
        <w:rPr>
          <w:sz w:val="24"/>
          <w:szCs w:val="24"/>
        </w:rPr>
        <w:tab/>
      </w:r>
    </w:p>
    <w:p w14:paraId="04185D9E" w14:textId="77777777" w:rsidR="00D7431D" w:rsidRPr="009C4D8E" w:rsidRDefault="00D7431D" w:rsidP="00D7431D">
      <w:pPr>
        <w:rPr>
          <w:sz w:val="24"/>
          <w:szCs w:val="24"/>
        </w:rPr>
      </w:pPr>
      <w:r w:rsidRPr="009C4D8E">
        <w:rPr>
          <w:sz w:val="24"/>
          <w:szCs w:val="24"/>
        </w:rPr>
        <w:tab/>
      </w:r>
      <w:r w:rsidRPr="009C4D8E">
        <w:rPr>
          <w:sz w:val="24"/>
          <w:szCs w:val="24"/>
        </w:rPr>
        <w:tab/>
      </w:r>
      <w:r w:rsidRPr="009C4D8E">
        <w:rPr>
          <w:sz w:val="24"/>
          <w:szCs w:val="24"/>
        </w:rPr>
        <w:tab/>
      </w:r>
      <w:r w:rsidRPr="009C4D8E">
        <w:rPr>
          <w:sz w:val="24"/>
          <w:szCs w:val="24"/>
        </w:rPr>
        <w:tab/>
      </w:r>
      <w:r w:rsidRPr="009C4D8E">
        <w:rPr>
          <w:sz w:val="24"/>
          <w:szCs w:val="24"/>
        </w:rPr>
        <w:tab/>
      </w:r>
      <w:proofErr w:type="spellStart"/>
      <w:proofErr w:type="gramStart"/>
      <w:r w:rsidRPr="009C4D8E">
        <w:rPr>
          <w:sz w:val="24"/>
          <w:szCs w:val="24"/>
        </w:rPr>
        <w:t>file.displayAllRecords</w:t>
      </w:r>
      <w:proofErr w:type="spellEnd"/>
      <w:r w:rsidRPr="009C4D8E">
        <w:rPr>
          <w:sz w:val="24"/>
          <w:szCs w:val="24"/>
        </w:rPr>
        <w:t>(</w:t>
      </w:r>
      <w:proofErr w:type="gramEnd"/>
      <w:r w:rsidRPr="009C4D8E">
        <w:rPr>
          <w:sz w:val="24"/>
          <w:szCs w:val="24"/>
        </w:rPr>
        <w:t>);</w:t>
      </w:r>
    </w:p>
    <w:p w14:paraId="35CC1977"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break;</w:t>
      </w:r>
    </w:p>
    <w:p w14:paraId="71F9C45E"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case</w:t>
      </w:r>
      <w:proofErr w:type="gramEnd"/>
      <w:r w:rsidRPr="009C4D8E">
        <w:rPr>
          <w:sz w:val="24"/>
          <w:szCs w:val="24"/>
        </w:rPr>
        <w:t xml:space="preserve"> 3 :</w:t>
      </w:r>
    </w:p>
    <w:p w14:paraId="15EF37B2"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r w:rsidRPr="009C4D8E">
        <w:rPr>
          <w:sz w:val="24"/>
          <w:szCs w:val="24"/>
        </w:rPr>
        <w:t>cout</w:t>
      </w:r>
      <w:proofErr w:type="spellEnd"/>
      <w:r w:rsidRPr="009C4D8E">
        <w:rPr>
          <w:sz w:val="24"/>
          <w:szCs w:val="24"/>
        </w:rPr>
        <w:t>&lt;&lt;"Enter employee id";</w:t>
      </w:r>
    </w:p>
    <w:p w14:paraId="153870B9"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r w:rsidRPr="009C4D8E">
        <w:rPr>
          <w:sz w:val="24"/>
          <w:szCs w:val="24"/>
        </w:rPr>
        <w:t>cin</w:t>
      </w:r>
      <w:proofErr w:type="spellEnd"/>
      <w:r w:rsidRPr="009C4D8E">
        <w:rPr>
          <w:sz w:val="24"/>
          <w:szCs w:val="24"/>
        </w:rPr>
        <w:t>&gt;&gt;</w:t>
      </w:r>
      <w:proofErr w:type="spellStart"/>
      <w:r w:rsidRPr="009C4D8E">
        <w:rPr>
          <w:sz w:val="24"/>
          <w:szCs w:val="24"/>
        </w:rPr>
        <w:t>empid</w:t>
      </w:r>
      <w:proofErr w:type="spellEnd"/>
      <w:r w:rsidRPr="009C4D8E">
        <w:rPr>
          <w:sz w:val="24"/>
          <w:szCs w:val="24"/>
        </w:rPr>
        <w:t>;</w:t>
      </w:r>
    </w:p>
    <w:p w14:paraId="31492081"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try</w:t>
      </w:r>
    </w:p>
    <w:p w14:paraId="5D70D0A6"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4C015DB3"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proofErr w:type="spellStart"/>
      <w:proofErr w:type="gramStart"/>
      <w:r w:rsidRPr="009C4D8E">
        <w:rPr>
          <w:sz w:val="24"/>
          <w:szCs w:val="24"/>
        </w:rPr>
        <w:t>file.displayRecord</w:t>
      </w:r>
      <w:proofErr w:type="spellEnd"/>
      <w:r w:rsidRPr="009C4D8E">
        <w:rPr>
          <w:sz w:val="24"/>
          <w:szCs w:val="24"/>
        </w:rPr>
        <w:t>(</w:t>
      </w:r>
      <w:proofErr w:type="spellStart"/>
      <w:proofErr w:type="gramEnd"/>
      <w:r w:rsidRPr="009C4D8E">
        <w:rPr>
          <w:sz w:val="24"/>
          <w:szCs w:val="24"/>
        </w:rPr>
        <w:t>empid</w:t>
      </w:r>
      <w:proofErr w:type="spellEnd"/>
      <w:r w:rsidRPr="009C4D8E">
        <w:rPr>
          <w:sz w:val="24"/>
          <w:szCs w:val="24"/>
        </w:rPr>
        <w:t>);</w:t>
      </w:r>
    </w:p>
    <w:p w14:paraId="6B747D5B" w14:textId="77777777" w:rsidR="00D7431D" w:rsidRPr="009C4D8E" w:rsidRDefault="00D7431D" w:rsidP="00D7431D">
      <w:pPr>
        <w:rPr>
          <w:sz w:val="24"/>
          <w:szCs w:val="24"/>
        </w:rPr>
      </w:pPr>
      <w:r w:rsidRPr="009C4D8E">
        <w:rPr>
          <w:sz w:val="24"/>
          <w:szCs w:val="24"/>
        </w:rPr>
        <w:lastRenderedPageBreak/>
        <w:t xml:space="preserve">            </w:t>
      </w:r>
      <w:r w:rsidRPr="009C4D8E">
        <w:rPr>
          <w:sz w:val="24"/>
          <w:szCs w:val="24"/>
        </w:rPr>
        <w:tab/>
      </w:r>
      <w:r w:rsidRPr="009C4D8E">
        <w:rPr>
          <w:sz w:val="24"/>
          <w:szCs w:val="24"/>
        </w:rPr>
        <w:tab/>
        <w:t>}</w:t>
      </w:r>
    </w:p>
    <w:p w14:paraId="6EFA0A63"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gramStart"/>
      <w:r w:rsidRPr="009C4D8E">
        <w:rPr>
          <w:sz w:val="24"/>
          <w:szCs w:val="24"/>
        </w:rPr>
        <w:t>catch(</w:t>
      </w:r>
      <w:proofErr w:type="gramEnd"/>
      <w:r w:rsidRPr="009C4D8E">
        <w:rPr>
          <w:sz w:val="24"/>
          <w:szCs w:val="24"/>
        </w:rPr>
        <w:t>const char *str)</w:t>
      </w:r>
    </w:p>
    <w:p w14:paraId="096D5B66"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43580D07"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r w:rsidRPr="009C4D8E">
        <w:rPr>
          <w:sz w:val="24"/>
          <w:szCs w:val="24"/>
        </w:rPr>
        <w:tab/>
      </w:r>
      <w:proofErr w:type="spellStart"/>
      <w:r w:rsidRPr="009C4D8E">
        <w:rPr>
          <w:sz w:val="24"/>
          <w:szCs w:val="24"/>
        </w:rPr>
        <w:t>cout</w:t>
      </w:r>
      <w:proofErr w:type="spellEnd"/>
      <w:r w:rsidRPr="009C4D8E">
        <w:rPr>
          <w:sz w:val="24"/>
          <w:szCs w:val="24"/>
        </w:rPr>
        <w:t>&lt;&lt;</w:t>
      </w:r>
      <w:proofErr w:type="spellStart"/>
      <w:r w:rsidRPr="009C4D8E">
        <w:rPr>
          <w:sz w:val="24"/>
          <w:szCs w:val="24"/>
        </w:rPr>
        <w:t>str</w:t>
      </w:r>
      <w:proofErr w:type="spellEnd"/>
      <w:r w:rsidRPr="009C4D8E">
        <w:rPr>
          <w:sz w:val="24"/>
          <w:szCs w:val="24"/>
        </w:rPr>
        <w:t>;</w:t>
      </w:r>
    </w:p>
    <w:p w14:paraId="23F8AF7E"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w:t>
      </w:r>
    </w:p>
    <w:p w14:paraId="16714879"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break;</w:t>
      </w:r>
    </w:p>
    <w:p w14:paraId="12F5F951" w14:textId="77777777" w:rsidR="00D7431D" w:rsidRPr="009C4D8E" w:rsidRDefault="00D7431D" w:rsidP="00D7431D">
      <w:pPr>
        <w:rPr>
          <w:sz w:val="24"/>
          <w:szCs w:val="24"/>
        </w:rPr>
      </w:pPr>
      <w:r w:rsidRPr="009C4D8E">
        <w:rPr>
          <w:sz w:val="24"/>
          <w:szCs w:val="24"/>
        </w:rPr>
        <w:t xml:space="preserve">            case 4:</w:t>
      </w:r>
    </w:p>
    <w:p w14:paraId="016A441D"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r w:rsidRPr="009C4D8E">
        <w:rPr>
          <w:sz w:val="24"/>
          <w:szCs w:val="24"/>
        </w:rPr>
        <w:t>cout</w:t>
      </w:r>
      <w:proofErr w:type="spellEnd"/>
      <w:r w:rsidRPr="009C4D8E">
        <w:rPr>
          <w:sz w:val="24"/>
          <w:szCs w:val="24"/>
        </w:rPr>
        <w:t xml:space="preserve">&lt;&lt;"Enter </w:t>
      </w:r>
      <w:proofErr w:type="spellStart"/>
      <w:r w:rsidRPr="009C4D8E">
        <w:rPr>
          <w:sz w:val="24"/>
          <w:szCs w:val="24"/>
        </w:rPr>
        <w:t>employe</w:t>
      </w:r>
      <w:proofErr w:type="spellEnd"/>
      <w:r w:rsidRPr="009C4D8E">
        <w:rPr>
          <w:sz w:val="24"/>
          <w:szCs w:val="24"/>
        </w:rPr>
        <w:t xml:space="preserve"> id";</w:t>
      </w:r>
    </w:p>
    <w:p w14:paraId="64C3BC0A"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r w:rsidRPr="009C4D8E">
        <w:rPr>
          <w:sz w:val="24"/>
          <w:szCs w:val="24"/>
        </w:rPr>
        <w:t>cin</w:t>
      </w:r>
      <w:proofErr w:type="spellEnd"/>
      <w:r w:rsidRPr="009C4D8E">
        <w:rPr>
          <w:sz w:val="24"/>
          <w:szCs w:val="24"/>
        </w:rPr>
        <w:t>&gt;&gt;</w:t>
      </w:r>
      <w:proofErr w:type="spellStart"/>
      <w:r w:rsidRPr="009C4D8E">
        <w:rPr>
          <w:sz w:val="24"/>
          <w:szCs w:val="24"/>
        </w:rPr>
        <w:t>empid</w:t>
      </w:r>
      <w:proofErr w:type="spellEnd"/>
      <w:r w:rsidRPr="009C4D8E">
        <w:rPr>
          <w:sz w:val="24"/>
          <w:szCs w:val="24"/>
        </w:rPr>
        <w:t>;</w:t>
      </w:r>
    </w:p>
    <w:p w14:paraId="4411AB9E"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r>
      <w:proofErr w:type="spellStart"/>
      <w:proofErr w:type="gramStart"/>
      <w:r w:rsidRPr="009C4D8E">
        <w:rPr>
          <w:sz w:val="24"/>
          <w:szCs w:val="24"/>
        </w:rPr>
        <w:t>file.deleteRecord</w:t>
      </w:r>
      <w:proofErr w:type="spellEnd"/>
      <w:r w:rsidRPr="009C4D8E">
        <w:rPr>
          <w:sz w:val="24"/>
          <w:szCs w:val="24"/>
        </w:rPr>
        <w:t>(</w:t>
      </w:r>
      <w:proofErr w:type="spellStart"/>
      <w:proofErr w:type="gramEnd"/>
      <w:r w:rsidRPr="009C4D8E">
        <w:rPr>
          <w:sz w:val="24"/>
          <w:szCs w:val="24"/>
        </w:rPr>
        <w:t>empid</w:t>
      </w:r>
      <w:proofErr w:type="spellEnd"/>
      <w:r w:rsidRPr="009C4D8E">
        <w:rPr>
          <w:sz w:val="24"/>
          <w:szCs w:val="24"/>
        </w:rPr>
        <w:t>);</w:t>
      </w:r>
    </w:p>
    <w:p w14:paraId="74F1A57C" w14:textId="77777777" w:rsidR="00D7431D" w:rsidRPr="009C4D8E" w:rsidRDefault="00D7431D" w:rsidP="00D7431D">
      <w:pPr>
        <w:rPr>
          <w:sz w:val="24"/>
          <w:szCs w:val="24"/>
        </w:rPr>
      </w:pPr>
      <w:r w:rsidRPr="009C4D8E">
        <w:rPr>
          <w:sz w:val="24"/>
          <w:szCs w:val="24"/>
        </w:rPr>
        <w:t xml:space="preserve">            </w:t>
      </w:r>
      <w:r w:rsidRPr="009C4D8E">
        <w:rPr>
          <w:sz w:val="24"/>
          <w:szCs w:val="24"/>
        </w:rPr>
        <w:tab/>
      </w:r>
      <w:r w:rsidRPr="009C4D8E">
        <w:rPr>
          <w:sz w:val="24"/>
          <w:szCs w:val="24"/>
        </w:rPr>
        <w:tab/>
        <w:t>break;</w:t>
      </w:r>
    </w:p>
    <w:p w14:paraId="7566851F" w14:textId="77777777" w:rsidR="00D7431D" w:rsidRPr="009C4D8E" w:rsidRDefault="00D7431D" w:rsidP="00D7431D">
      <w:pPr>
        <w:rPr>
          <w:sz w:val="24"/>
          <w:szCs w:val="24"/>
        </w:rPr>
      </w:pPr>
      <w:r w:rsidRPr="009C4D8E">
        <w:rPr>
          <w:sz w:val="24"/>
          <w:szCs w:val="24"/>
        </w:rPr>
        <w:t xml:space="preserve">           </w:t>
      </w:r>
      <w:proofErr w:type="gramStart"/>
      <w:r w:rsidRPr="009C4D8E">
        <w:rPr>
          <w:sz w:val="24"/>
          <w:szCs w:val="24"/>
        </w:rPr>
        <w:t>case</w:t>
      </w:r>
      <w:proofErr w:type="gramEnd"/>
      <w:r w:rsidRPr="009C4D8E">
        <w:rPr>
          <w:sz w:val="24"/>
          <w:szCs w:val="24"/>
        </w:rPr>
        <w:t xml:space="preserve"> 5 :break;</w:t>
      </w:r>
    </w:p>
    <w:p w14:paraId="790DF8DC" w14:textId="77777777" w:rsidR="00D7431D" w:rsidRPr="009C4D8E" w:rsidRDefault="00D7431D" w:rsidP="00D7431D">
      <w:pPr>
        <w:rPr>
          <w:sz w:val="24"/>
          <w:szCs w:val="24"/>
        </w:rPr>
      </w:pPr>
      <w:r w:rsidRPr="009C4D8E">
        <w:rPr>
          <w:sz w:val="24"/>
          <w:szCs w:val="24"/>
        </w:rPr>
        <w:t xml:space="preserve">        }</w:t>
      </w:r>
    </w:p>
    <w:p w14:paraId="281100D7" w14:textId="77777777" w:rsidR="00D7431D" w:rsidRPr="009C4D8E" w:rsidRDefault="00D7431D" w:rsidP="00D7431D">
      <w:pPr>
        <w:rPr>
          <w:sz w:val="24"/>
          <w:szCs w:val="24"/>
        </w:rPr>
      </w:pPr>
    </w:p>
    <w:p w14:paraId="2F5A07C1" w14:textId="77777777" w:rsidR="00D7431D" w:rsidRPr="009C4D8E" w:rsidRDefault="00D7431D" w:rsidP="00D7431D">
      <w:pPr>
        <w:rPr>
          <w:sz w:val="24"/>
          <w:szCs w:val="24"/>
        </w:rPr>
      </w:pPr>
      <w:r w:rsidRPr="009C4D8E">
        <w:rPr>
          <w:sz w:val="24"/>
          <w:szCs w:val="24"/>
        </w:rPr>
        <w:t xml:space="preserve">    }</w:t>
      </w:r>
    </w:p>
    <w:p w14:paraId="2BE8542D" w14:textId="77777777" w:rsidR="00D7431D" w:rsidRPr="009C4D8E" w:rsidRDefault="00D7431D" w:rsidP="00D7431D">
      <w:pPr>
        <w:rPr>
          <w:sz w:val="24"/>
          <w:szCs w:val="24"/>
        </w:rPr>
      </w:pPr>
      <w:r w:rsidRPr="009C4D8E">
        <w:rPr>
          <w:sz w:val="24"/>
          <w:szCs w:val="24"/>
        </w:rPr>
        <w:t>}</w:t>
      </w:r>
    </w:p>
    <w:p w14:paraId="0AF20CC1" w14:textId="77777777" w:rsidR="00D7431D" w:rsidRDefault="00D7431D" w:rsidP="00D7431D">
      <w:pPr>
        <w:rPr>
          <w:b/>
          <w:bCs/>
          <w:sz w:val="32"/>
          <w:szCs w:val="32"/>
          <w:u w:val="single"/>
        </w:rPr>
      </w:pPr>
    </w:p>
    <w:p w14:paraId="02E009C1" w14:textId="77777777" w:rsidR="00D7431D" w:rsidRPr="003A4E46" w:rsidRDefault="00D7431D" w:rsidP="00D7431D">
      <w:pPr>
        <w:rPr>
          <w:b/>
          <w:bCs/>
          <w:sz w:val="32"/>
          <w:szCs w:val="32"/>
          <w:u w:val="single"/>
        </w:rPr>
      </w:pPr>
      <w:r w:rsidRPr="003A4E46">
        <w:rPr>
          <w:b/>
          <w:bCs/>
          <w:sz w:val="32"/>
          <w:szCs w:val="32"/>
          <w:u w:val="single"/>
        </w:rPr>
        <w:t>Output Screenshots:-</w:t>
      </w:r>
    </w:p>
    <w:p w14:paraId="67E2E915" w14:textId="77777777" w:rsidR="00D7431D" w:rsidRPr="003A4E46" w:rsidRDefault="00D7431D" w:rsidP="00D7431D">
      <w:pPr>
        <w:rPr>
          <w:b/>
          <w:bCs/>
          <w:sz w:val="32"/>
          <w:szCs w:val="32"/>
          <w:u w:val="single"/>
        </w:rPr>
      </w:pPr>
      <w:r>
        <w:rPr>
          <w:b/>
          <w:bCs/>
          <w:noProof/>
          <w:sz w:val="32"/>
          <w:szCs w:val="32"/>
          <w:u w:val="single"/>
          <w:lang w:bidi="mr-IN"/>
        </w:rPr>
        <w:lastRenderedPageBreak/>
        <w:drawing>
          <wp:inline distT="0" distB="0" distL="0" distR="0" wp14:anchorId="41E76AE0" wp14:editId="65FBEF03">
            <wp:extent cx="5943600" cy="334164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0714BEC6" w14:textId="77777777" w:rsidR="00D7431D" w:rsidRPr="009C4D8E" w:rsidRDefault="00D7431D" w:rsidP="00D7431D">
      <w:pPr>
        <w:rPr>
          <w:b/>
          <w:bCs/>
          <w:sz w:val="32"/>
          <w:szCs w:val="32"/>
          <w:u w:val="single"/>
        </w:rPr>
      </w:pPr>
      <w:r w:rsidRPr="003A4E46">
        <w:rPr>
          <w:b/>
          <w:bCs/>
          <w:sz w:val="32"/>
          <w:szCs w:val="32"/>
          <w:u w:val="single"/>
        </w:rPr>
        <w:t>Conclusio</w:t>
      </w:r>
      <w:r>
        <w:rPr>
          <w:b/>
          <w:bCs/>
          <w:sz w:val="32"/>
          <w:szCs w:val="32"/>
          <w:u w:val="single"/>
        </w:rPr>
        <w:t>n</w:t>
      </w:r>
      <w:proofErr w:type="gramStart"/>
      <w:r>
        <w:rPr>
          <w:b/>
          <w:bCs/>
          <w:sz w:val="32"/>
          <w:szCs w:val="32"/>
          <w:u w:val="single"/>
        </w:rPr>
        <w:t>:-</w:t>
      </w:r>
      <w:proofErr w:type="gramEnd"/>
      <w:r w:rsidRPr="009C4D8E">
        <w:rPr>
          <w:sz w:val="24"/>
          <w:szCs w:val="24"/>
        </w:rPr>
        <w:t xml:space="preserve"> Thus, this assignment is completed successfully.</w:t>
      </w:r>
      <w:r>
        <w:t xml:space="preserve"> </w:t>
      </w:r>
    </w:p>
    <w:p w14:paraId="329A1658" w14:textId="575AE483" w:rsidR="00D7431D" w:rsidRPr="00D7431D" w:rsidRDefault="00D7431D" w:rsidP="00D7431D"/>
    <w:sectPr w:rsidR="00D7431D" w:rsidRPr="00D7431D">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C0C6BC" w14:textId="77777777" w:rsidR="00F83E20" w:rsidRDefault="00F83E20" w:rsidP="00D7431D">
      <w:pPr>
        <w:spacing w:after="0" w:line="240" w:lineRule="auto"/>
      </w:pPr>
      <w:r>
        <w:separator/>
      </w:r>
    </w:p>
  </w:endnote>
  <w:endnote w:type="continuationSeparator" w:id="0">
    <w:p w14:paraId="74EEFEE0" w14:textId="77777777" w:rsidR="00F83E20" w:rsidRDefault="00F83E20" w:rsidP="00D7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20FCD" w14:textId="7E35925B" w:rsidR="00D7431D" w:rsidRDefault="000A71B9">
    <w:pPr>
      <w:pStyle w:val="Footer"/>
    </w:pPr>
    <w:proofErr w:type="spellStart"/>
    <w:r>
      <w:t>Dipika</w:t>
    </w:r>
    <w:proofErr w:type="spellEnd"/>
    <w:r>
      <w:t xml:space="preserve"> </w:t>
    </w:r>
    <w:proofErr w:type="spellStart"/>
    <w:r>
      <w:t>Aade</w:t>
    </w:r>
    <w:proofErr w:type="spellEnd"/>
  </w:p>
  <w:p w14:paraId="1522D653" w14:textId="44AF848A" w:rsidR="00D7431D" w:rsidRDefault="000A71B9">
    <w:pPr>
      <w:pStyle w:val="Footer"/>
    </w:pPr>
    <w:r>
      <w:t>Gr No-17U252</w:t>
    </w:r>
  </w:p>
  <w:p w14:paraId="4FA85677" w14:textId="17A425F6" w:rsidR="00D7431D" w:rsidRDefault="00D7431D">
    <w:pPr>
      <w:pStyle w:val="Footer"/>
    </w:pPr>
    <w:r>
      <w:t>Roll</w:t>
    </w:r>
    <w:r w:rsidR="000A71B9">
      <w:t xml:space="preserve"> No-221001</w:t>
    </w:r>
  </w:p>
  <w:p w14:paraId="104A3887" w14:textId="11C98465" w:rsidR="00D7431D" w:rsidRDefault="00D7431D">
    <w:pPr>
      <w:pStyle w:val="Footer"/>
    </w:pPr>
    <w:r>
      <w:t>A1 Batch</w:t>
    </w:r>
  </w:p>
  <w:p w14:paraId="660F66B2" w14:textId="77777777" w:rsidR="00D7431D" w:rsidRDefault="00D743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124890" w14:textId="77777777" w:rsidR="00F83E20" w:rsidRDefault="00F83E20" w:rsidP="00D7431D">
      <w:pPr>
        <w:spacing w:after="0" w:line="240" w:lineRule="auto"/>
      </w:pPr>
      <w:r>
        <w:separator/>
      </w:r>
    </w:p>
  </w:footnote>
  <w:footnote w:type="continuationSeparator" w:id="0">
    <w:p w14:paraId="073AF815" w14:textId="77777777" w:rsidR="00F83E20" w:rsidRDefault="00F83E20" w:rsidP="00D743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F8DB2" w14:textId="01439EC6" w:rsidR="00D7431D" w:rsidRDefault="00D7431D">
    <w:pPr>
      <w:pStyle w:val="Header"/>
    </w:pPr>
    <w:r>
      <w:t>VIIT S.Y.B Tech</w:t>
    </w:r>
  </w:p>
  <w:p w14:paraId="57A52DE1" w14:textId="77777777" w:rsidR="00D7431D" w:rsidRDefault="00D743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7FBB"/>
    <w:multiLevelType w:val="multilevel"/>
    <w:tmpl w:val="109E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C377CA"/>
    <w:multiLevelType w:val="multilevel"/>
    <w:tmpl w:val="BC2EA2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2C893CBD"/>
    <w:multiLevelType w:val="multilevel"/>
    <w:tmpl w:val="DCFEB5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E4C5580"/>
    <w:multiLevelType w:val="multilevel"/>
    <w:tmpl w:val="A3D6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21075B"/>
    <w:multiLevelType w:val="multilevel"/>
    <w:tmpl w:val="B1CE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BB45AC"/>
    <w:multiLevelType w:val="multilevel"/>
    <w:tmpl w:val="53DCA5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F2D27DA"/>
    <w:multiLevelType w:val="multilevel"/>
    <w:tmpl w:val="FDE49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7D17FE"/>
    <w:multiLevelType w:val="multilevel"/>
    <w:tmpl w:val="45C61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5"/>
  </w:num>
  <w:num w:numId="4">
    <w:abstractNumId w:val="7"/>
  </w:num>
  <w:num w:numId="5">
    <w:abstractNumId w:val="3"/>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31D"/>
    <w:rsid w:val="000A71B9"/>
    <w:rsid w:val="00D7431D"/>
    <w:rsid w:val="00F83E2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89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31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431D"/>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Default">
    <w:name w:val="Default"/>
    <w:rsid w:val="00D7431D"/>
    <w:pPr>
      <w:autoSpaceDE w:val="0"/>
      <w:autoSpaceDN w:val="0"/>
      <w:adjustRightInd w:val="0"/>
      <w:spacing w:after="0" w:line="240" w:lineRule="auto"/>
    </w:pPr>
    <w:rPr>
      <w:rFonts w:ascii="Times New Roman" w:hAnsi="Times New Roman" w:cs="Times New Roman"/>
      <w:color w:val="000000"/>
      <w:sz w:val="24"/>
      <w:szCs w:val="24"/>
      <w:lang w:val="en-US" w:bidi="bn-IN"/>
    </w:rPr>
  </w:style>
  <w:style w:type="character" w:styleId="Strong">
    <w:name w:val="Strong"/>
    <w:basedOn w:val="DefaultParagraphFont"/>
    <w:uiPriority w:val="22"/>
    <w:qFormat/>
    <w:rsid w:val="00D7431D"/>
    <w:rPr>
      <w:b/>
      <w:bCs/>
    </w:rPr>
  </w:style>
  <w:style w:type="paragraph" w:styleId="BalloonText">
    <w:name w:val="Balloon Text"/>
    <w:basedOn w:val="Normal"/>
    <w:link w:val="BalloonTextChar"/>
    <w:uiPriority w:val="99"/>
    <w:semiHidden/>
    <w:unhideWhenUsed/>
    <w:rsid w:val="00D743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31D"/>
    <w:rPr>
      <w:rFonts w:ascii="Segoe UI" w:hAnsi="Segoe UI" w:cs="Segoe UI"/>
      <w:sz w:val="18"/>
      <w:szCs w:val="18"/>
      <w:lang w:val="en-US"/>
    </w:rPr>
  </w:style>
  <w:style w:type="character" w:styleId="Hyperlink">
    <w:name w:val="Hyperlink"/>
    <w:basedOn w:val="DefaultParagraphFont"/>
    <w:uiPriority w:val="99"/>
    <w:semiHidden/>
    <w:unhideWhenUsed/>
    <w:rsid w:val="00D7431D"/>
    <w:rPr>
      <w:color w:val="0000FF"/>
      <w:u w:val="single"/>
    </w:rPr>
  </w:style>
  <w:style w:type="character" w:styleId="Emphasis">
    <w:name w:val="Emphasis"/>
    <w:basedOn w:val="DefaultParagraphFont"/>
    <w:uiPriority w:val="20"/>
    <w:qFormat/>
    <w:rsid w:val="00D7431D"/>
    <w:rPr>
      <w:i/>
      <w:iCs/>
    </w:rPr>
  </w:style>
  <w:style w:type="paragraph" w:styleId="Header">
    <w:name w:val="header"/>
    <w:basedOn w:val="Normal"/>
    <w:link w:val="HeaderChar"/>
    <w:uiPriority w:val="99"/>
    <w:unhideWhenUsed/>
    <w:rsid w:val="00D743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31D"/>
    <w:rPr>
      <w:lang w:val="en-US"/>
    </w:rPr>
  </w:style>
  <w:style w:type="paragraph" w:styleId="Footer">
    <w:name w:val="footer"/>
    <w:basedOn w:val="Normal"/>
    <w:link w:val="FooterChar"/>
    <w:uiPriority w:val="99"/>
    <w:unhideWhenUsed/>
    <w:rsid w:val="00D743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31D"/>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31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431D"/>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Default">
    <w:name w:val="Default"/>
    <w:rsid w:val="00D7431D"/>
    <w:pPr>
      <w:autoSpaceDE w:val="0"/>
      <w:autoSpaceDN w:val="0"/>
      <w:adjustRightInd w:val="0"/>
      <w:spacing w:after="0" w:line="240" w:lineRule="auto"/>
    </w:pPr>
    <w:rPr>
      <w:rFonts w:ascii="Times New Roman" w:hAnsi="Times New Roman" w:cs="Times New Roman"/>
      <w:color w:val="000000"/>
      <w:sz w:val="24"/>
      <w:szCs w:val="24"/>
      <w:lang w:val="en-US" w:bidi="bn-IN"/>
    </w:rPr>
  </w:style>
  <w:style w:type="character" w:styleId="Strong">
    <w:name w:val="Strong"/>
    <w:basedOn w:val="DefaultParagraphFont"/>
    <w:uiPriority w:val="22"/>
    <w:qFormat/>
    <w:rsid w:val="00D7431D"/>
    <w:rPr>
      <w:b/>
      <w:bCs/>
    </w:rPr>
  </w:style>
  <w:style w:type="paragraph" w:styleId="BalloonText">
    <w:name w:val="Balloon Text"/>
    <w:basedOn w:val="Normal"/>
    <w:link w:val="BalloonTextChar"/>
    <w:uiPriority w:val="99"/>
    <w:semiHidden/>
    <w:unhideWhenUsed/>
    <w:rsid w:val="00D743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31D"/>
    <w:rPr>
      <w:rFonts w:ascii="Segoe UI" w:hAnsi="Segoe UI" w:cs="Segoe UI"/>
      <w:sz w:val="18"/>
      <w:szCs w:val="18"/>
      <w:lang w:val="en-US"/>
    </w:rPr>
  </w:style>
  <w:style w:type="character" w:styleId="Hyperlink">
    <w:name w:val="Hyperlink"/>
    <w:basedOn w:val="DefaultParagraphFont"/>
    <w:uiPriority w:val="99"/>
    <w:semiHidden/>
    <w:unhideWhenUsed/>
    <w:rsid w:val="00D7431D"/>
    <w:rPr>
      <w:color w:val="0000FF"/>
      <w:u w:val="single"/>
    </w:rPr>
  </w:style>
  <w:style w:type="character" w:styleId="Emphasis">
    <w:name w:val="Emphasis"/>
    <w:basedOn w:val="DefaultParagraphFont"/>
    <w:uiPriority w:val="20"/>
    <w:qFormat/>
    <w:rsid w:val="00D7431D"/>
    <w:rPr>
      <w:i/>
      <w:iCs/>
    </w:rPr>
  </w:style>
  <w:style w:type="paragraph" w:styleId="Header">
    <w:name w:val="header"/>
    <w:basedOn w:val="Normal"/>
    <w:link w:val="HeaderChar"/>
    <w:uiPriority w:val="99"/>
    <w:unhideWhenUsed/>
    <w:rsid w:val="00D743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31D"/>
    <w:rPr>
      <w:lang w:val="en-US"/>
    </w:rPr>
  </w:style>
  <w:style w:type="paragraph" w:styleId="Footer">
    <w:name w:val="footer"/>
    <w:basedOn w:val="Normal"/>
    <w:link w:val="FooterChar"/>
    <w:uiPriority w:val="99"/>
    <w:unhideWhenUsed/>
    <w:rsid w:val="00D743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31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945245">
      <w:bodyDiv w:val="1"/>
      <w:marLeft w:val="0"/>
      <w:marRight w:val="0"/>
      <w:marTop w:val="0"/>
      <w:marBottom w:val="0"/>
      <w:divBdr>
        <w:top w:val="none" w:sz="0" w:space="0" w:color="auto"/>
        <w:left w:val="none" w:sz="0" w:space="0" w:color="auto"/>
        <w:bottom w:val="none" w:sz="0" w:space="0" w:color="auto"/>
        <w:right w:val="none" w:sz="0" w:space="0" w:color="auto"/>
      </w:divBdr>
    </w:div>
    <w:div w:id="2064478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eeksforgeeks.org/applications-of-minimum-spanning-tree/"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geeksforgeeks.org/wp-content/uploads/gq/2014/07/threadedBT.pn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quiz.geeksforgeeks.org/heap-sort/" TargetMode="External"/><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Nonempty"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ncludehelp.com/data-structure-tutorial/binary-tree-definition-and-its-properties.aspx" TargetMode="External"/><Relationship Id="rId24" Type="http://schemas.openxmlformats.org/officeDocument/2006/relationships/hyperlink" Target="http://en.wikipedia.org/wiki/Cut_(graph_theory)"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en.wikipedia.org/wiki/Cut_%28graph_theory%29" TargetMode="External"/><Relationship Id="rId28" Type="http://schemas.openxmlformats.org/officeDocument/2006/relationships/hyperlink" Target="https://en.wikipedia.org/wiki/Tree_(graph_theory)"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geeksforgeeks.org/archives/18528" TargetMode="External"/><Relationship Id="rId27" Type="http://schemas.openxmlformats.org/officeDocument/2006/relationships/hyperlink" Target="https://www.geeksforgeeks.org/union-find/" TargetMode="External"/><Relationship Id="rId30" Type="http://schemas.openxmlformats.org/officeDocument/2006/relationships/hyperlink" Target="https://en.wikipedia.org/wiki/Spanning_tree" TargetMode="External"/><Relationship Id="rId35" Type="http://schemas.openxmlformats.org/officeDocument/2006/relationships/hyperlink" Target="https://www.geeksforgeeks.org/hashing-set-3-open-addressin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E3483-1E36-4186-95DF-F80745C6B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91</Pages>
  <Words>8639</Words>
  <Characters>49244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krutika1207@gmail.com</dc:creator>
  <cp:keywords/>
  <dc:description/>
  <cp:lastModifiedBy>Windows User</cp:lastModifiedBy>
  <cp:revision>2</cp:revision>
  <dcterms:created xsi:type="dcterms:W3CDTF">2019-05-02T06:27:00Z</dcterms:created>
  <dcterms:modified xsi:type="dcterms:W3CDTF">2019-05-02T10:04:00Z</dcterms:modified>
</cp:coreProperties>
</file>